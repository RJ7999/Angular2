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464D" w:rsidRPr="0068341F" w:rsidRDefault="0068341F" w:rsidP="0068341F">
      <w:pPr>
        <w:pStyle w:val="ListParagraph"/>
        <w:numPr>
          <w:ilvl w:val="0"/>
          <w:numId w:val="4"/>
        </w:numPr>
        <w:spacing w:after="75" w:line="240" w:lineRule="auto"/>
        <w:textAlignment w:val="baseline"/>
        <w:outlineLvl w:val="0"/>
        <w:rPr>
          <w:rFonts w:ascii="Times New Roman" w:eastAsia="Times New Roman" w:hAnsi="Times New Roman" w:cs="Times New Roman"/>
          <w:kern w:val="36"/>
          <w:sz w:val="42"/>
          <w:szCs w:val="42"/>
        </w:rPr>
      </w:pPr>
      <w:r>
        <w:rPr>
          <w:rFonts w:ascii="Times New Roman" w:eastAsia="Times New Roman" w:hAnsi="Times New Roman" w:cs="Times New Roman"/>
          <w:kern w:val="36"/>
          <w:sz w:val="42"/>
          <w:szCs w:val="42"/>
        </w:rPr>
        <w:t xml:space="preserve"> </w:t>
      </w:r>
      <w:r w:rsidR="0080464D" w:rsidRPr="0068341F">
        <w:rPr>
          <w:rFonts w:ascii="Times New Roman" w:eastAsia="Times New Roman" w:hAnsi="Times New Roman" w:cs="Times New Roman"/>
          <w:kern w:val="36"/>
          <w:sz w:val="42"/>
          <w:szCs w:val="42"/>
        </w:rPr>
        <w:t>Association, Composition and Aggregation in Java</w:t>
      </w:r>
    </w:p>
    <w:p w:rsidR="0080464D" w:rsidRPr="0080464D" w:rsidRDefault="002E42EC" w:rsidP="0080464D">
      <w:pPr>
        <w:spacing w:after="0" w:line="240" w:lineRule="auto"/>
        <w:textAlignment w:val="baseline"/>
        <w:rPr>
          <w:rFonts w:ascii="Times New Roman" w:eastAsia="Times New Roman" w:hAnsi="Times New Roman" w:cs="Times New Roman"/>
          <w:sz w:val="16"/>
          <w:szCs w:val="16"/>
        </w:rPr>
      </w:pPr>
      <w:hyperlink r:id="rId6" w:tooltip="Easy" w:history="1">
        <w:r w:rsidR="0080464D" w:rsidRPr="0080464D">
          <w:rPr>
            <w:rFonts w:ascii="Times New Roman" w:eastAsia="Times New Roman" w:hAnsi="Times New Roman" w:cs="Times New Roman"/>
            <w:b/>
            <w:bCs/>
            <w:color w:val="FFFFFF"/>
            <w:sz w:val="30"/>
          </w:rPr>
          <w:t>2.9</w:t>
        </w:r>
      </w:hyperlink>
    </w:p>
    <w:p w:rsidR="0080464D" w:rsidRPr="0080464D" w:rsidRDefault="0080464D" w:rsidP="0080464D">
      <w:pPr>
        <w:shd w:val="clear" w:color="auto" w:fill="FFFFFF"/>
        <w:spacing w:after="0" w:line="240" w:lineRule="auto"/>
        <w:jc w:val="center"/>
        <w:textAlignment w:val="baseline"/>
        <w:rPr>
          <w:rFonts w:ascii="Helvetica" w:eastAsia="Times New Roman" w:hAnsi="Helvetica" w:cs="Helvetica"/>
          <w:color w:val="000000"/>
          <w:sz w:val="20"/>
          <w:szCs w:val="20"/>
        </w:rPr>
      </w:pPr>
      <w:r w:rsidRPr="0080464D">
        <w:rPr>
          <w:rFonts w:ascii="Helvetica" w:eastAsia="Times New Roman" w:hAnsi="Helvetica" w:cs="Helvetica"/>
          <w:b/>
          <w:bCs/>
          <w:color w:val="000000"/>
          <w:sz w:val="23"/>
        </w:rPr>
        <w:t>Association</w:t>
      </w:r>
    </w:p>
    <w:p w:rsidR="0080464D" w:rsidRPr="0080464D" w:rsidRDefault="0080464D" w:rsidP="0080464D">
      <w:pPr>
        <w:shd w:val="clear" w:color="auto" w:fill="FFFFFF"/>
        <w:spacing w:after="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 xml:space="preserve">Association is relation between two separate classes which establishes through their Objects. Association can be one-to-one, one-to-many, many-to-one, </w:t>
      </w:r>
      <w:proofErr w:type="gramStart"/>
      <w:r w:rsidRPr="0080464D">
        <w:rPr>
          <w:rFonts w:ascii="Helvetica" w:eastAsia="Times New Roman" w:hAnsi="Helvetica" w:cs="Helvetica"/>
          <w:color w:val="000000"/>
          <w:sz w:val="20"/>
          <w:szCs w:val="20"/>
        </w:rPr>
        <w:t>many</w:t>
      </w:r>
      <w:proofErr w:type="gramEnd"/>
      <w:r w:rsidRPr="0080464D">
        <w:rPr>
          <w:rFonts w:ascii="Helvetica" w:eastAsia="Times New Roman" w:hAnsi="Helvetica" w:cs="Helvetica"/>
          <w:color w:val="000000"/>
          <w:sz w:val="20"/>
          <w:szCs w:val="20"/>
        </w:rPr>
        <w:t>-to-many.</w:t>
      </w:r>
      <w:r w:rsidRPr="0080464D">
        <w:rPr>
          <w:rFonts w:ascii="Helvetica" w:eastAsia="Times New Roman" w:hAnsi="Helvetica" w:cs="Helvetica"/>
          <w:color w:val="000000"/>
          <w:sz w:val="20"/>
          <w:szCs w:val="20"/>
        </w:rPr>
        <w:br/>
        <w:t>In Object-Oriented programming, an Object communicates to other Object to use functionality and services provided by that object. </w:t>
      </w:r>
      <w:r w:rsidRPr="0080464D">
        <w:rPr>
          <w:rFonts w:ascii="Helvetica" w:eastAsia="Times New Roman" w:hAnsi="Helvetica" w:cs="Helvetica"/>
          <w:b/>
          <w:bCs/>
          <w:color w:val="000000"/>
          <w:sz w:val="23"/>
        </w:rPr>
        <w:t>Composition</w:t>
      </w:r>
      <w:r w:rsidRPr="0080464D">
        <w:rPr>
          <w:rFonts w:ascii="Helvetica" w:eastAsia="Times New Roman" w:hAnsi="Helvetica" w:cs="Helvetica"/>
          <w:color w:val="000000"/>
          <w:sz w:val="20"/>
          <w:szCs w:val="20"/>
        </w:rPr>
        <w:t> and </w:t>
      </w:r>
      <w:r w:rsidRPr="0080464D">
        <w:rPr>
          <w:rFonts w:ascii="Helvetica" w:eastAsia="Times New Roman" w:hAnsi="Helvetica" w:cs="Helvetica"/>
          <w:b/>
          <w:bCs/>
          <w:color w:val="000000"/>
          <w:sz w:val="23"/>
        </w:rPr>
        <w:t>Aggregation</w:t>
      </w:r>
      <w:r w:rsidRPr="0080464D">
        <w:rPr>
          <w:rFonts w:ascii="Helvetica" w:eastAsia="Times New Roman" w:hAnsi="Helvetica" w:cs="Helvetica"/>
          <w:color w:val="000000"/>
          <w:sz w:val="20"/>
          <w:szCs w:val="20"/>
        </w:rPr>
        <w:t> are the two forms of association.</w:t>
      </w:r>
      <w:r w:rsidRPr="0080464D">
        <w:rPr>
          <w:rFonts w:ascii="Helvetica" w:eastAsia="Times New Roman" w:hAnsi="Helvetica" w:cs="Helvetica"/>
          <w:color w:val="000000"/>
          <w:sz w:val="20"/>
          <w:szCs w:val="20"/>
        </w:rPr>
        <w:br/>
      </w:r>
      <w:r>
        <w:rPr>
          <w:rFonts w:ascii="Helvetica" w:eastAsia="Times New Roman" w:hAnsi="Helvetica" w:cs="Helvetica"/>
          <w:noProof/>
          <w:color w:val="EC4E20"/>
          <w:sz w:val="23"/>
          <w:szCs w:val="23"/>
          <w:bdr w:val="none" w:sz="0" w:space="0" w:color="auto" w:frame="1"/>
        </w:rPr>
        <w:drawing>
          <wp:inline distT="0" distB="0" distL="0" distR="0">
            <wp:extent cx="3838575" cy="2571750"/>
            <wp:effectExtent l="19050" t="0" r="9525" b="0"/>
            <wp:docPr id="1" name="Picture 1" descr="Association,Aggregation and Composition">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ociation,Aggregation and Composition">
                      <a:hlinkClick r:id="rId7"/>
                    </pic:cNvPr>
                    <pic:cNvPicPr>
                      <a:picLocks noChangeAspect="1" noChangeArrowheads="1"/>
                    </pic:cNvPicPr>
                  </pic:nvPicPr>
                  <pic:blipFill>
                    <a:blip r:embed="rId8"/>
                    <a:srcRect/>
                    <a:stretch>
                      <a:fillRect/>
                    </a:stretch>
                  </pic:blipFill>
                  <pic:spPr bwMode="auto">
                    <a:xfrm>
                      <a:off x="0" y="0"/>
                      <a:ext cx="3838575" cy="2571750"/>
                    </a:xfrm>
                    <a:prstGeom prst="rect">
                      <a:avLst/>
                    </a:prstGeom>
                    <a:noFill/>
                    <a:ln w="9525">
                      <a:noFill/>
                      <a:miter lim="800000"/>
                      <a:headEnd/>
                      <a:tailEnd/>
                    </a:ln>
                  </pic:spPr>
                </pic:pic>
              </a:graphicData>
            </a:graphic>
          </wp:inline>
        </w:drawing>
      </w:r>
    </w:p>
    <w:tbl>
      <w:tblPr>
        <w:tblW w:w="9660" w:type="dxa"/>
        <w:tblCellMar>
          <w:left w:w="0" w:type="dxa"/>
          <w:right w:w="0" w:type="dxa"/>
        </w:tblCellMar>
        <w:tblLook w:val="04A0"/>
      </w:tblPr>
      <w:tblGrid>
        <w:gridCol w:w="9660"/>
      </w:tblGrid>
      <w:tr w:rsidR="0080464D" w:rsidRPr="0080464D" w:rsidTr="0080464D">
        <w:tc>
          <w:tcPr>
            <w:tcW w:w="9660" w:type="dxa"/>
            <w:vAlign w:val="center"/>
            <w:hideMark/>
          </w:tcPr>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Java program to illustrate the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concept of Association</w:t>
            </w:r>
          </w:p>
          <w:p w:rsidR="0080464D" w:rsidRPr="0080464D" w:rsidRDefault="0080464D" w:rsidP="0080464D">
            <w:pPr>
              <w:spacing w:after="0" w:line="240" w:lineRule="auto"/>
              <w:rPr>
                <w:rFonts w:ascii="Times New Roman" w:eastAsia="Times New Roman" w:hAnsi="Times New Roman" w:cs="Times New Roman"/>
                <w:sz w:val="24"/>
                <w:szCs w:val="24"/>
              </w:rPr>
            </w:pPr>
            <w:proofErr w:type="gramStart"/>
            <w:r w:rsidRPr="0080464D">
              <w:rPr>
                <w:rFonts w:ascii="Courier New" w:eastAsia="Times New Roman" w:hAnsi="Courier New" w:cs="Courier New"/>
                <w:sz w:val="20"/>
              </w:rPr>
              <w:t>import</w:t>
            </w:r>
            <w:proofErr w:type="gramEnd"/>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java.io.*;</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class bank</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Bank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private</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String 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bank 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Bank(String 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this.name = 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String </w:t>
            </w:r>
            <w:proofErr w:type="spellStart"/>
            <w:r w:rsidRPr="0080464D">
              <w:rPr>
                <w:rFonts w:ascii="Courier New" w:eastAsia="Times New Roman" w:hAnsi="Courier New" w:cs="Courier New"/>
                <w:sz w:val="20"/>
              </w:rPr>
              <w:t>getBankName</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return</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this.name;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employee class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Employee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private</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String 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 employee name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Employee(String name)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this.name = 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lastRenderedPageBreak/>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String </w:t>
            </w:r>
            <w:proofErr w:type="spellStart"/>
            <w:r w:rsidRPr="0080464D">
              <w:rPr>
                <w:rFonts w:ascii="Courier New" w:eastAsia="Times New Roman" w:hAnsi="Courier New" w:cs="Courier New"/>
                <w:sz w:val="20"/>
              </w:rPr>
              <w:t>getEmployeeName</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return</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this.name;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Association between both the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classes in main method</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Association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static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void</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main (String[] </w:t>
            </w:r>
            <w:proofErr w:type="spellStart"/>
            <w:r w:rsidRPr="0080464D">
              <w:rPr>
                <w:rFonts w:ascii="Courier New" w:eastAsia="Times New Roman" w:hAnsi="Courier New" w:cs="Courier New"/>
                <w:sz w:val="20"/>
              </w:rPr>
              <w:t>args</w:t>
            </w:r>
            <w:proofErr w:type="spellEnd"/>
            <w:r w:rsidRPr="0080464D">
              <w:rPr>
                <w:rFonts w:ascii="Courier New" w:eastAsia="Times New Roman" w:hAnsi="Courier New" w:cs="Courier New"/>
                <w:sz w:val="20"/>
              </w:rPr>
              <w:t xml:space="preserv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Bank bank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Bank("Axis");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Employee </w:t>
            </w:r>
            <w:proofErr w:type="spellStart"/>
            <w:r w:rsidRPr="0080464D">
              <w:rPr>
                <w:rFonts w:ascii="Courier New" w:eastAsia="Times New Roman" w:hAnsi="Courier New" w:cs="Courier New"/>
                <w:sz w:val="20"/>
              </w:rPr>
              <w:t>emp</w:t>
            </w:r>
            <w:proofErr w:type="spellEnd"/>
            <w:r w:rsidRPr="0080464D">
              <w:rPr>
                <w:rFonts w:ascii="Courier New" w:eastAsia="Times New Roman" w:hAnsi="Courier New" w:cs="Courier New"/>
                <w:sz w:val="20"/>
              </w:rPr>
              <w:t xml:space="preserve">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Employee("</w:t>
            </w:r>
            <w:proofErr w:type="spellStart"/>
            <w:r w:rsidRPr="0080464D">
              <w:rPr>
                <w:rFonts w:ascii="Courier New" w:eastAsia="Times New Roman" w:hAnsi="Courier New" w:cs="Courier New"/>
                <w:sz w:val="20"/>
              </w:rPr>
              <w:t>Neha</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System.out.println</w:t>
            </w:r>
            <w:proofErr w:type="spellEnd"/>
            <w:r w:rsidRPr="0080464D">
              <w:rPr>
                <w:rFonts w:ascii="Courier New" w:eastAsia="Times New Roman" w:hAnsi="Courier New" w:cs="Courier New"/>
                <w:sz w:val="20"/>
              </w:rPr>
              <w:t>(</w:t>
            </w:r>
            <w:proofErr w:type="spellStart"/>
            <w:r w:rsidRPr="0080464D">
              <w:rPr>
                <w:rFonts w:ascii="Courier New" w:eastAsia="Times New Roman" w:hAnsi="Courier New" w:cs="Courier New"/>
                <w:sz w:val="20"/>
              </w:rPr>
              <w:t>emp.getEmployeeName</w:t>
            </w:r>
            <w:proofErr w:type="spellEnd"/>
            <w:r w:rsidRPr="0080464D">
              <w:rPr>
                <w:rFonts w:ascii="Courier New" w:eastAsia="Times New Roman" w:hAnsi="Courier New" w:cs="Courier New"/>
                <w:sz w:val="20"/>
              </w:rPr>
              <w:t xml:space="preserve">() +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is employee of "</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 </w:t>
            </w:r>
            <w:proofErr w:type="spellStart"/>
            <w:r w:rsidRPr="0080464D">
              <w:rPr>
                <w:rFonts w:ascii="Courier New" w:eastAsia="Times New Roman" w:hAnsi="Courier New" w:cs="Courier New"/>
                <w:sz w:val="20"/>
              </w:rPr>
              <w:t>bank.getBankName</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tc>
      </w:tr>
    </w:tbl>
    <w:p w:rsidR="0080464D" w:rsidRPr="0080464D" w:rsidRDefault="0080464D" w:rsidP="0080464D">
      <w:pPr>
        <w:shd w:val="clear" w:color="auto" w:fill="FFFFFF"/>
        <w:spacing w:after="0" w:line="285" w:lineRule="atLeast"/>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lastRenderedPageBreak/>
        <w:t>Run on IDE</w:t>
      </w:r>
    </w:p>
    <w:p w:rsidR="0080464D" w:rsidRPr="0080464D" w:rsidRDefault="0080464D" w:rsidP="0080464D">
      <w:pPr>
        <w:shd w:val="clear" w:color="auto" w:fill="FFFFFF"/>
        <w:spacing w:after="15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Output:</w:t>
      </w:r>
    </w:p>
    <w:p w:rsidR="0080464D" w:rsidRPr="0080464D" w:rsidRDefault="0080464D" w:rsidP="0080464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proofErr w:type="spellStart"/>
      <w:r w:rsidRPr="0080464D">
        <w:rPr>
          <w:rFonts w:ascii="Consolas" w:eastAsia="Times New Roman" w:hAnsi="Consolas" w:cs="Courier New"/>
          <w:color w:val="000000"/>
          <w:sz w:val="18"/>
          <w:szCs w:val="18"/>
        </w:rPr>
        <w:t>Neha</w:t>
      </w:r>
      <w:proofErr w:type="spellEnd"/>
      <w:r w:rsidRPr="0080464D">
        <w:rPr>
          <w:rFonts w:ascii="Consolas" w:eastAsia="Times New Roman" w:hAnsi="Consolas" w:cs="Courier New"/>
          <w:color w:val="000000"/>
          <w:sz w:val="18"/>
          <w:szCs w:val="18"/>
        </w:rPr>
        <w:t xml:space="preserve"> is employee of Axis</w:t>
      </w:r>
    </w:p>
    <w:p w:rsidR="0080464D" w:rsidRPr="0080464D" w:rsidRDefault="0080464D" w:rsidP="0080464D">
      <w:pPr>
        <w:shd w:val="clear" w:color="auto" w:fill="FFFFFF"/>
        <w:spacing w:after="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 xml:space="preserve">In above example two separate classes Bank and Employee are associated through their Objects. Bank can have many employees, </w:t>
      </w:r>
      <w:proofErr w:type="gramStart"/>
      <w:r w:rsidRPr="0080464D">
        <w:rPr>
          <w:rFonts w:ascii="Helvetica" w:eastAsia="Times New Roman" w:hAnsi="Helvetica" w:cs="Helvetica"/>
          <w:color w:val="000000"/>
          <w:sz w:val="20"/>
          <w:szCs w:val="20"/>
        </w:rPr>
        <w:t>So</w:t>
      </w:r>
      <w:proofErr w:type="gramEnd"/>
      <w:r w:rsidRPr="0080464D">
        <w:rPr>
          <w:rFonts w:ascii="Helvetica" w:eastAsia="Times New Roman" w:hAnsi="Helvetica" w:cs="Helvetica"/>
          <w:color w:val="000000"/>
          <w:sz w:val="20"/>
          <w:szCs w:val="20"/>
        </w:rPr>
        <w:t xml:space="preserve"> it is a one-to-many relationship.</w:t>
      </w:r>
      <w:r w:rsidRPr="0080464D">
        <w:rPr>
          <w:rFonts w:ascii="Helvetica" w:eastAsia="Times New Roman" w:hAnsi="Helvetica" w:cs="Helvetica"/>
          <w:color w:val="000000"/>
          <w:sz w:val="20"/>
          <w:szCs w:val="20"/>
        </w:rPr>
        <w:br/>
      </w:r>
      <w:r>
        <w:rPr>
          <w:rFonts w:ascii="Helvetica" w:eastAsia="Times New Roman" w:hAnsi="Helvetica" w:cs="Helvetica"/>
          <w:noProof/>
          <w:color w:val="EC4E20"/>
          <w:sz w:val="23"/>
          <w:szCs w:val="23"/>
          <w:bdr w:val="none" w:sz="0" w:space="0" w:color="auto" w:frame="1"/>
        </w:rPr>
        <w:drawing>
          <wp:inline distT="0" distB="0" distL="0" distR="0">
            <wp:extent cx="3676650" cy="1828800"/>
            <wp:effectExtent l="19050" t="0" r="0" b="0"/>
            <wp:docPr id="2" name="Picture 2" descr="Association in Java">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ociation in Java">
                      <a:hlinkClick r:id="rId9"/>
                    </pic:cNvPr>
                    <pic:cNvPicPr>
                      <a:picLocks noChangeAspect="1" noChangeArrowheads="1"/>
                    </pic:cNvPicPr>
                  </pic:nvPicPr>
                  <pic:blipFill>
                    <a:blip r:embed="rId10"/>
                    <a:srcRect/>
                    <a:stretch>
                      <a:fillRect/>
                    </a:stretch>
                  </pic:blipFill>
                  <pic:spPr bwMode="auto">
                    <a:xfrm>
                      <a:off x="0" y="0"/>
                      <a:ext cx="3676650" cy="1828800"/>
                    </a:xfrm>
                    <a:prstGeom prst="rect">
                      <a:avLst/>
                    </a:prstGeom>
                    <a:noFill/>
                    <a:ln w="9525">
                      <a:noFill/>
                      <a:miter lim="800000"/>
                      <a:headEnd/>
                      <a:tailEnd/>
                    </a:ln>
                  </pic:spPr>
                </pic:pic>
              </a:graphicData>
            </a:graphic>
          </wp:inline>
        </w:drawing>
      </w:r>
    </w:p>
    <w:p w:rsidR="0080464D" w:rsidRPr="0080464D" w:rsidRDefault="0080464D" w:rsidP="0080464D">
      <w:pPr>
        <w:shd w:val="clear" w:color="auto" w:fill="FFFFFF"/>
        <w:spacing w:after="0" w:line="240" w:lineRule="auto"/>
        <w:jc w:val="center"/>
        <w:textAlignment w:val="baseline"/>
        <w:rPr>
          <w:rFonts w:ascii="Helvetica" w:eastAsia="Times New Roman" w:hAnsi="Helvetica" w:cs="Helvetica"/>
          <w:color w:val="000000"/>
          <w:sz w:val="20"/>
          <w:szCs w:val="20"/>
        </w:rPr>
      </w:pPr>
      <w:r w:rsidRPr="0080464D">
        <w:rPr>
          <w:rFonts w:ascii="Helvetica" w:eastAsia="Times New Roman" w:hAnsi="Helvetica" w:cs="Helvetica"/>
          <w:b/>
          <w:bCs/>
          <w:color w:val="000000"/>
          <w:sz w:val="23"/>
        </w:rPr>
        <w:t>Aggregation</w:t>
      </w:r>
    </w:p>
    <w:p w:rsidR="0080464D" w:rsidRPr="0080464D" w:rsidRDefault="0080464D" w:rsidP="0080464D">
      <w:pPr>
        <w:shd w:val="clear" w:color="auto" w:fill="FFFFFF"/>
        <w:spacing w:after="15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It is a special form of Association where:</w:t>
      </w:r>
    </w:p>
    <w:p w:rsidR="0080464D" w:rsidRPr="0080464D" w:rsidRDefault="0080464D" w:rsidP="0080464D">
      <w:pPr>
        <w:numPr>
          <w:ilvl w:val="0"/>
          <w:numId w:val="1"/>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It represents </w:t>
      </w:r>
      <w:r w:rsidRPr="0080464D">
        <w:rPr>
          <w:rFonts w:ascii="Helvetica" w:eastAsia="Times New Roman" w:hAnsi="Helvetica" w:cs="Helvetica"/>
          <w:b/>
          <w:bCs/>
          <w:color w:val="000000"/>
          <w:sz w:val="23"/>
        </w:rPr>
        <w:t>Has-A</w:t>
      </w:r>
      <w:r w:rsidRPr="0080464D">
        <w:rPr>
          <w:rFonts w:ascii="Helvetica" w:eastAsia="Times New Roman" w:hAnsi="Helvetica" w:cs="Helvetica"/>
          <w:color w:val="000000"/>
          <w:sz w:val="20"/>
          <w:szCs w:val="20"/>
        </w:rPr>
        <w:t> relationship.</w:t>
      </w:r>
    </w:p>
    <w:p w:rsidR="0080464D" w:rsidRPr="0080464D" w:rsidRDefault="0080464D" w:rsidP="0080464D">
      <w:pPr>
        <w:numPr>
          <w:ilvl w:val="0"/>
          <w:numId w:val="1"/>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It is a </w:t>
      </w:r>
      <w:r w:rsidRPr="0080464D">
        <w:rPr>
          <w:rFonts w:ascii="Helvetica" w:eastAsia="Times New Roman" w:hAnsi="Helvetica" w:cs="Helvetica"/>
          <w:b/>
          <w:bCs/>
          <w:color w:val="000000"/>
          <w:sz w:val="23"/>
        </w:rPr>
        <w:t>unidirectional association</w:t>
      </w:r>
      <w:r w:rsidRPr="0080464D">
        <w:rPr>
          <w:rFonts w:ascii="Helvetica" w:eastAsia="Times New Roman" w:hAnsi="Helvetica" w:cs="Helvetica"/>
          <w:color w:val="000000"/>
          <w:sz w:val="20"/>
          <w:szCs w:val="20"/>
        </w:rPr>
        <w:t xml:space="preserve"> i.e. </w:t>
      </w:r>
      <w:proofErr w:type="spellStart"/>
      <w:r w:rsidRPr="0080464D">
        <w:rPr>
          <w:rFonts w:ascii="Helvetica" w:eastAsia="Times New Roman" w:hAnsi="Helvetica" w:cs="Helvetica"/>
          <w:color w:val="000000"/>
          <w:sz w:val="20"/>
          <w:szCs w:val="20"/>
        </w:rPr>
        <w:t>a</w:t>
      </w:r>
      <w:proofErr w:type="spellEnd"/>
      <w:r w:rsidRPr="0080464D">
        <w:rPr>
          <w:rFonts w:ascii="Helvetica" w:eastAsia="Times New Roman" w:hAnsi="Helvetica" w:cs="Helvetica"/>
          <w:color w:val="000000"/>
          <w:sz w:val="20"/>
          <w:szCs w:val="20"/>
        </w:rPr>
        <w:t xml:space="preserve"> one way relationship. For example, department can have students but vice versa is not possible and thus unidirectional in nature.</w:t>
      </w:r>
    </w:p>
    <w:p w:rsidR="0080464D" w:rsidRPr="0080464D" w:rsidRDefault="0080464D" w:rsidP="0080464D">
      <w:pPr>
        <w:numPr>
          <w:ilvl w:val="0"/>
          <w:numId w:val="1"/>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In Aggregation,</w:t>
      </w:r>
      <w:r w:rsidRPr="0080464D">
        <w:rPr>
          <w:rFonts w:ascii="Helvetica" w:eastAsia="Times New Roman" w:hAnsi="Helvetica" w:cs="Helvetica"/>
          <w:b/>
          <w:bCs/>
          <w:color w:val="000000"/>
          <w:sz w:val="23"/>
        </w:rPr>
        <w:t> both the entries can survive individually</w:t>
      </w:r>
      <w:r w:rsidRPr="0080464D">
        <w:rPr>
          <w:rFonts w:ascii="Helvetica" w:eastAsia="Times New Roman" w:hAnsi="Helvetica" w:cs="Helvetica"/>
          <w:color w:val="000000"/>
          <w:sz w:val="20"/>
          <w:szCs w:val="20"/>
        </w:rPr>
        <w:t xml:space="preserve"> which means ending one entity will not </w:t>
      </w:r>
      <w:proofErr w:type="spellStart"/>
      <w:r w:rsidRPr="0080464D">
        <w:rPr>
          <w:rFonts w:ascii="Helvetica" w:eastAsia="Times New Roman" w:hAnsi="Helvetica" w:cs="Helvetica"/>
          <w:color w:val="000000"/>
          <w:sz w:val="20"/>
          <w:szCs w:val="20"/>
        </w:rPr>
        <w:t>effect</w:t>
      </w:r>
      <w:proofErr w:type="spellEnd"/>
      <w:r w:rsidRPr="0080464D">
        <w:rPr>
          <w:rFonts w:ascii="Helvetica" w:eastAsia="Times New Roman" w:hAnsi="Helvetica" w:cs="Helvetica"/>
          <w:color w:val="000000"/>
          <w:sz w:val="20"/>
          <w:szCs w:val="20"/>
        </w:rPr>
        <w:t xml:space="preserve"> the other entity</w:t>
      </w:r>
    </w:p>
    <w:tbl>
      <w:tblPr>
        <w:tblW w:w="9660" w:type="dxa"/>
        <w:tblCellMar>
          <w:left w:w="0" w:type="dxa"/>
          <w:right w:w="0" w:type="dxa"/>
        </w:tblCellMar>
        <w:tblLook w:val="04A0"/>
      </w:tblPr>
      <w:tblGrid>
        <w:gridCol w:w="9660"/>
      </w:tblGrid>
      <w:tr w:rsidR="0080464D" w:rsidRPr="0080464D" w:rsidTr="0080464D">
        <w:tc>
          <w:tcPr>
            <w:tcW w:w="9660" w:type="dxa"/>
            <w:vAlign w:val="center"/>
            <w:hideMark/>
          </w:tcPr>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Java program to illustrate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//the concept of Aggregation.</w:t>
            </w:r>
          </w:p>
          <w:p w:rsidR="0080464D" w:rsidRPr="0080464D" w:rsidRDefault="0080464D" w:rsidP="0080464D">
            <w:pPr>
              <w:spacing w:after="0" w:line="240" w:lineRule="auto"/>
              <w:rPr>
                <w:rFonts w:ascii="Times New Roman" w:eastAsia="Times New Roman" w:hAnsi="Times New Roman" w:cs="Times New Roman"/>
                <w:sz w:val="24"/>
                <w:szCs w:val="24"/>
              </w:rPr>
            </w:pPr>
            <w:proofErr w:type="gramStart"/>
            <w:r w:rsidRPr="0080464D">
              <w:rPr>
                <w:rFonts w:ascii="Courier New" w:eastAsia="Times New Roman" w:hAnsi="Courier New" w:cs="Courier New"/>
                <w:sz w:val="20"/>
              </w:rPr>
              <w:t>import</w:t>
            </w:r>
            <w:proofErr w:type="gramEnd"/>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java.io.*;</w:t>
            </w:r>
          </w:p>
          <w:p w:rsidR="0080464D" w:rsidRPr="0080464D" w:rsidRDefault="0080464D" w:rsidP="0080464D">
            <w:pPr>
              <w:spacing w:after="0" w:line="240" w:lineRule="auto"/>
              <w:rPr>
                <w:rFonts w:ascii="Times New Roman" w:eastAsia="Times New Roman" w:hAnsi="Times New Roman" w:cs="Times New Roman"/>
                <w:sz w:val="24"/>
                <w:szCs w:val="24"/>
              </w:rPr>
            </w:pPr>
            <w:proofErr w:type="gramStart"/>
            <w:r w:rsidRPr="0080464D">
              <w:rPr>
                <w:rFonts w:ascii="Courier New" w:eastAsia="Times New Roman" w:hAnsi="Courier New" w:cs="Courier New"/>
                <w:sz w:val="20"/>
              </w:rPr>
              <w:t>import</w:t>
            </w:r>
            <w:proofErr w:type="gramEnd"/>
            <w:r w:rsidRPr="0080464D">
              <w:rPr>
                <w:rFonts w:ascii="Times New Roman" w:eastAsia="Times New Roman" w:hAnsi="Times New Roman" w:cs="Times New Roman"/>
                <w:sz w:val="24"/>
                <w:szCs w:val="24"/>
              </w:rPr>
              <w:t xml:space="preserve"> </w:t>
            </w:r>
            <w:proofErr w:type="spellStart"/>
            <w:r w:rsidRPr="0080464D">
              <w:rPr>
                <w:rFonts w:ascii="Courier New" w:eastAsia="Times New Roman" w:hAnsi="Courier New" w:cs="Courier New"/>
                <w:sz w:val="20"/>
              </w:rPr>
              <w:t>java.util</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student class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Student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String 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int</w:t>
            </w:r>
            <w:proofErr w:type="spellEnd"/>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id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lastRenderedPageBreak/>
              <w:t>    String dept;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Student(String name, </w:t>
            </w:r>
            <w:proofErr w:type="spellStart"/>
            <w:r w:rsidRPr="0080464D">
              <w:rPr>
                <w:rFonts w:ascii="Courier New" w:eastAsia="Times New Roman" w:hAnsi="Courier New" w:cs="Courier New"/>
                <w:sz w:val="20"/>
              </w:rPr>
              <w:t>int</w:t>
            </w:r>
            <w:proofErr w:type="spellEnd"/>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id, String dept)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this.name = 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this.id = id;</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this.dept</w:t>
            </w:r>
            <w:proofErr w:type="spellEnd"/>
            <w:r w:rsidRPr="0080464D">
              <w:rPr>
                <w:rFonts w:ascii="Courier New" w:eastAsia="Times New Roman" w:hAnsi="Courier New" w:cs="Courier New"/>
                <w:sz w:val="20"/>
              </w:rPr>
              <w:t xml:space="preserve"> = dept;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Department class contains list of student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Objects. It is associated with student</w:t>
            </w:r>
          </w:p>
          <w:p w:rsidR="0080464D" w:rsidRPr="0080464D" w:rsidRDefault="0080464D" w:rsidP="0080464D">
            <w:pPr>
              <w:spacing w:after="0" w:line="240" w:lineRule="auto"/>
              <w:rPr>
                <w:rFonts w:ascii="Times New Roman" w:eastAsia="Times New Roman" w:hAnsi="Times New Roman" w:cs="Times New Roman"/>
                <w:sz w:val="24"/>
                <w:szCs w:val="24"/>
              </w:rPr>
            </w:pPr>
            <w:proofErr w:type="gramStart"/>
            <w:r w:rsidRPr="0080464D">
              <w:rPr>
                <w:rFonts w:ascii="Courier New" w:eastAsia="Times New Roman" w:hAnsi="Courier New" w:cs="Courier New"/>
                <w:sz w:val="20"/>
              </w:rPr>
              <w:t>class</w:t>
            </w:r>
            <w:proofErr w:type="gramEnd"/>
            <w:r w:rsidRPr="0080464D">
              <w:rPr>
                <w:rFonts w:ascii="Courier New" w:eastAsia="Times New Roman" w:hAnsi="Courier New" w:cs="Courier New"/>
                <w:sz w:val="20"/>
              </w:rPr>
              <w:t xml:space="preserve"> through its Object(s).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Department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String 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private</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List&lt;Student&gt; students;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Department(String name, List&lt;Student&gt; students)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this.name = 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this.students</w:t>
            </w:r>
            <w:proofErr w:type="spellEnd"/>
            <w:r w:rsidRPr="0080464D">
              <w:rPr>
                <w:rFonts w:ascii="Courier New" w:eastAsia="Times New Roman" w:hAnsi="Courier New" w:cs="Courier New"/>
                <w:sz w:val="20"/>
              </w:rPr>
              <w:t xml:space="preserve"> = students;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List&lt;Student&gt; </w:t>
            </w:r>
            <w:proofErr w:type="spellStart"/>
            <w:r w:rsidRPr="0080464D">
              <w:rPr>
                <w:rFonts w:ascii="Courier New" w:eastAsia="Times New Roman" w:hAnsi="Courier New" w:cs="Courier New"/>
                <w:sz w:val="20"/>
              </w:rPr>
              <w:t>getStudents</w:t>
            </w:r>
            <w:proofErr w:type="spellEnd"/>
            <w:r w:rsidRPr="0080464D">
              <w:rPr>
                <w:rFonts w:ascii="Courier New" w:eastAsia="Times New Roman" w:hAnsi="Courier New" w:cs="Courier New"/>
                <w:sz w:val="20"/>
              </w:rPr>
              <w:t xml:space="preserv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return</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students;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Institute class contains list of Department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Objects. It is </w:t>
            </w:r>
            <w:proofErr w:type="spellStart"/>
            <w:r w:rsidRPr="0080464D">
              <w:rPr>
                <w:rFonts w:ascii="Courier New" w:eastAsia="Times New Roman" w:hAnsi="Courier New" w:cs="Courier New"/>
                <w:sz w:val="20"/>
              </w:rPr>
              <w:t>asoociated</w:t>
            </w:r>
            <w:proofErr w:type="spellEnd"/>
            <w:r w:rsidRPr="0080464D">
              <w:rPr>
                <w:rFonts w:ascii="Courier New" w:eastAsia="Times New Roman" w:hAnsi="Courier New" w:cs="Courier New"/>
                <w:sz w:val="20"/>
              </w:rPr>
              <w:t xml:space="preserve"> with Department</w:t>
            </w:r>
          </w:p>
          <w:p w:rsidR="0080464D" w:rsidRPr="0080464D" w:rsidRDefault="0080464D" w:rsidP="0080464D">
            <w:pPr>
              <w:spacing w:after="0" w:line="240" w:lineRule="auto"/>
              <w:rPr>
                <w:rFonts w:ascii="Times New Roman" w:eastAsia="Times New Roman" w:hAnsi="Times New Roman" w:cs="Times New Roman"/>
                <w:sz w:val="24"/>
                <w:szCs w:val="24"/>
              </w:rPr>
            </w:pPr>
            <w:proofErr w:type="gramStart"/>
            <w:r w:rsidRPr="0080464D">
              <w:rPr>
                <w:rFonts w:ascii="Courier New" w:eastAsia="Times New Roman" w:hAnsi="Courier New" w:cs="Courier New"/>
                <w:sz w:val="20"/>
              </w:rPr>
              <w:t>class</w:t>
            </w:r>
            <w:proofErr w:type="gramEnd"/>
            <w:r w:rsidRPr="0080464D">
              <w:rPr>
                <w:rFonts w:ascii="Courier New" w:eastAsia="Times New Roman" w:hAnsi="Courier New" w:cs="Courier New"/>
                <w:sz w:val="20"/>
              </w:rPr>
              <w:t xml:space="preserve"> through its Object(s).*/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Institute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String </w:t>
            </w:r>
            <w:proofErr w:type="spellStart"/>
            <w:r w:rsidRPr="0080464D">
              <w:rPr>
                <w:rFonts w:ascii="Courier New" w:eastAsia="Times New Roman" w:hAnsi="Courier New" w:cs="Courier New"/>
                <w:sz w:val="20"/>
              </w:rPr>
              <w:t>instituteName</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private</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List&lt;Department&gt; departments;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Institute(String </w:t>
            </w:r>
            <w:proofErr w:type="spellStart"/>
            <w:r w:rsidRPr="0080464D">
              <w:rPr>
                <w:rFonts w:ascii="Courier New" w:eastAsia="Times New Roman" w:hAnsi="Courier New" w:cs="Courier New"/>
                <w:sz w:val="20"/>
              </w:rPr>
              <w:t>instituteName</w:t>
            </w:r>
            <w:proofErr w:type="spellEnd"/>
            <w:r w:rsidRPr="0080464D">
              <w:rPr>
                <w:rFonts w:ascii="Courier New" w:eastAsia="Times New Roman" w:hAnsi="Courier New" w:cs="Courier New"/>
                <w:sz w:val="20"/>
              </w:rPr>
              <w:t>, List&lt;Department&gt; departments)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this.instituteName</w:t>
            </w:r>
            <w:proofErr w:type="spellEnd"/>
            <w:r w:rsidRPr="0080464D">
              <w:rPr>
                <w:rFonts w:ascii="Courier New" w:eastAsia="Times New Roman" w:hAnsi="Courier New" w:cs="Courier New"/>
                <w:sz w:val="20"/>
              </w:rPr>
              <w:t xml:space="preserve"> = </w:t>
            </w:r>
            <w:proofErr w:type="spellStart"/>
            <w:r w:rsidRPr="0080464D">
              <w:rPr>
                <w:rFonts w:ascii="Courier New" w:eastAsia="Times New Roman" w:hAnsi="Courier New" w:cs="Courier New"/>
                <w:sz w:val="20"/>
              </w:rPr>
              <w:t>instituteName</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this.departments</w:t>
            </w:r>
            <w:proofErr w:type="spellEnd"/>
            <w:r w:rsidRPr="0080464D">
              <w:rPr>
                <w:rFonts w:ascii="Courier New" w:eastAsia="Times New Roman" w:hAnsi="Courier New" w:cs="Courier New"/>
                <w:sz w:val="20"/>
              </w:rPr>
              <w:t xml:space="preserve"> = departments;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count total students of all departments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 in a given institute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proofErr w:type="spellStart"/>
            <w:r w:rsidRPr="0080464D">
              <w:rPr>
                <w:rFonts w:ascii="Courier New" w:eastAsia="Times New Roman" w:hAnsi="Courier New" w:cs="Courier New"/>
                <w:sz w:val="20"/>
              </w:rPr>
              <w:t>int</w:t>
            </w:r>
            <w:proofErr w:type="spellEnd"/>
            <w:r w:rsidRPr="0080464D">
              <w:rPr>
                <w:rFonts w:ascii="Times New Roman" w:eastAsia="Times New Roman" w:hAnsi="Times New Roman" w:cs="Times New Roman"/>
                <w:sz w:val="24"/>
                <w:szCs w:val="24"/>
              </w:rPr>
              <w:t xml:space="preserve"> </w:t>
            </w:r>
            <w:proofErr w:type="spellStart"/>
            <w:r w:rsidRPr="0080464D">
              <w:rPr>
                <w:rFonts w:ascii="Courier New" w:eastAsia="Times New Roman" w:hAnsi="Courier New" w:cs="Courier New"/>
                <w:sz w:val="20"/>
              </w:rPr>
              <w:t>getTotalStudentsInInstitute</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int</w:t>
            </w:r>
            <w:proofErr w:type="spellEnd"/>
            <w:r w:rsidRPr="0080464D">
              <w:rPr>
                <w:rFonts w:ascii="Times New Roman" w:eastAsia="Times New Roman" w:hAnsi="Times New Roman" w:cs="Times New Roman"/>
                <w:sz w:val="24"/>
                <w:szCs w:val="24"/>
              </w:rPr>
              <w:t xml:space="preserve"> </w:t>
            </w:r>
            <w:proofErr w:type="spellStart"/>
            <w:r w:rsidRPr="0080464D">
              <w:rPr>
                <w:rFonts w:ascii="Courier New" w:eastAsia="Times New Roman" w:hAnsi="Courier New" w:cs="Courier New"/>
                <w:sz w:val="20"/>
              </w:rPr>
              <w:t>noOfStudents</w:t>
            </w:r>
            <w:proofErr w:type="spellEnd"/>
            <w:r w:rsidRPr="0080464D">
              <w:rPr>
                <w:rFonts w:ascii="Courier New" w:eastAsia="Times New Roman" w:hAnsi="Courier New" w:cs="Courier New"/>
                <w:sz w:val="20"/>
              </w:rPr>
              <w:t xml:space="preserve"> = 0;</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List&lt;Student&gt; students;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for(Department dept : departments)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students = </w:t>
            </w:r>
            <w:proofErr w:type="spellStart"/>
            <w:r w:rsidRPr="0080464D">
              <w:rPr>
                <w:rFonts w:ascii="Courier New" w:eastAsia="Times New Roman" w:hAnsi="Courier New" w:cs="Courier New"/>
                <w:sz w:val="20"/>
              </w:rPr>
              <w:t>dept.getStudents</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lastRenderedPageBreak/>
              <w:t>            for(Student s : students)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noOfStudents</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return</w:t>
            </w:r>
            <w:r w:rsidRPr="0080464D">
              <w:rPr>
                <w:rFonts w:ascii="Times New Roman" w:eastAsia="Times New Roman" w:hAnsi="Times New Roman" w:cs="Times New Roman"/>
                <w:sz w:val="24"/>
                <w:szCs w:val="24"/>
              </w:rPr>
              <w:t xml:space="preserve"> </w:t>
            </w:r>
            <w:proofErr w:type="spellStart"/>
            <w:r w:rsidRPr="0080464D">
              <w:rPr>
                <w:rFonts w:ascii="Courier New" w:eastAsia="Times New Roman" w:hAnsi="Courier New" w:cs="Courier New"/>
                <w:sz w:val="20"/>
              </w:rPr>
              <w:t>noOfStudents</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main method</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GFG</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static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void</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main (String[] </w:t>
            </w:r>
            <w:proofErr w:type="spellStart"/>
            <w:r w:rsidRPr="0080464D">
              <w:rPr>
                <w:rFonts w:ascii="Courier New" w:eastAsia="Times New Roman" w:hAnsi="Courier New" w:cs="Courier New"/>
                <w:sz w:val="20"/>
              </w:rPr>
              <w:t>args</w:t>
            </w:r>
            <w:proofErr w:type="spellEnd"/>
            <w:r w:rsidRPr="0080464D">
              <w:rPr>
                <w:rFonts w:ascii="Courier New" w:eastAsia="Times New Roman" w:hAnsi="Courier New" w:cs="Courier New"/>
                <w:sz w:val="20"/>
              </w:rPr>
              <w:t xml:space="preserv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Student s1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Student("Mia", 1, "CSE");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Student s2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Student("</w:t>
            </w:r>
            <w:proofErr w:type="spellStart"/>
            <w:r w:rsidRPr="0080464D">
              <w:rPr>
                <w:rFonts w:ascii="Courier New" w:eastAsia="Times New Roman" w:hAnsi="Courier New" w:cs="Courier New"/>
                <w:sz w:val="20"/>
              </w:rPr>
              <w:t>Priya</w:t>
            </w:r>
            <w:proofErr w:type="spellEnd"/>
            <w:r w:rsidRPr="0080464D">
              <w:rPr>
                <w:rFonts w:ascii="Courier New" w:eastAsia="Times New Roman" w:hAnsi="Courier New" w:cs="Courier New"/>
                <w:sz w:val="20"/>
              </w:rPr>
              <w:t>", 2, "CSE");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Student s3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Student("John", 1, "EE");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Student s4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Student("</w:t>
            </w:r>
            <w:proofErr w:type="spellStart"/>
            <w:r w:rsidRPr="0080464D">
              <w:rPr>
                <w:rFonts w:ascii="Courier New" w:eastAsia="Times New Roman" w:hAnsi="Courier New" w:cs="Courier New"/>
                <w:sz w:val="20"/>
              </w:rPr>
              <w:t>Rahul</w:t>
            </w:r>
            <w:proofErr w:type="spellEnd"/>
            <w:r w:rsidRPr="0080464D">
              <w:rPr>
                <w:rFonts w:ascii="Courier New" w:eastAsia="Times New Roman" w:hAnsi="Courier New" w:cs="Courier New"/>
                <w:sz w:val="20"/>
              </w:rPr>
              <w:t>", 2, "EE");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 making a List of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CSE Students.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List &lt;Student&gt; </w:t>
            </w:r>
            <w:proofErr w:type="spellStart"/>
            <w:r w:rsidRPr="0080464D">
              <w:rPr>
                <w:rFonts w:ascii="Courier New" w:eastAsia="Times New Roman" w:hAnsi="Courier New" w:cs="Courier New"/>
                <w:sz w:val="20"/>
              </w:rPr>
              <w:t>cse_students</w:t>
            </w:r>
            <w:proofErr w:type="spellEnd"/>
            <w:r w:rsidRPr="0080464D">
              <w:rPr>
                <w:rFonts w:ascii="Courier New" w:eastAsia="Times New Roman" w:hAnsi="Courier New" w:cs="Courier New"/>
                <w:sz w:val="20"/>
              </w:rPr>
              <w:t xml:space="preserve"> = new</w:t>
            </w:r>
            <w:r w:rsidRPr="0080464D">
              <w:rPr>
                <w:rFonts w:ascii="Times New Roman" w:eastAsia="Times New Roman" w:hAnsi="Times New Roman" w:cs="Times New Roman"/>
                <w:sz w:val="24"/>
                <w:szCs w:val="24"/>
              </w:rPr>
              <w:t xml:space="preserve"> </w:t>
            </w:r>
            <w:proofErr w:type="spellStart"/>
            <w:r w:rsidRPr="0080464D">
              <w:rPr>
                <w:rFonts w:ascii="Courier New" w:eastAsia="Times New Roman" w:hAnsi="Courier New" w:cs="Courier New"/>
                <w:sz w:val="20"/>
              </w:rPr>
              <w:t>ArrayList</w:t>
            </w:r>
            <w:proofErr w:type="spellEnd"/>
            <w:r w:rsidRPr="0080464D">
              <w:rPr>
                <w:rFonts w:ascii="Courier New" w:eastAsia="Times New Roman" w:hAnsi="Courier New" w:cs="Courier New"/>
                <w:sz w:val="20"/>
              </w:rPr>
              <w:t>&lt;Student&gt;();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cse_students.add(s1);</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cse_students.add(s2);</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 making a List of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EE Students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List &lt;Student&gt; </w:t>
            </w:r>
            <w:proofErr w:type="spellStart"/>
            <w:r w:rsidRPr="0080464D">
              <w:rPr>
                <w:rFonts w:ascii="Courier New" w:eastAsia="Times New Roman" w:hAnsi="Courier New" w:cs="Courier New"/>
                <w:sz w:val="20"/>
              </w:rPr>
              <w:t>ee_students</w:t>
            </w:r>
            <w:proofErr w:type="spellEnd"/>
            <w:r w:rsidRPr="0080464D">
              <w:rPr>
                <w:rFonts w:ascii="Courier New" w:eastAsia="Times New Roman" w:hAnsi="Courier New" w:cs="Courier New"/>
                <w:sz w:val="20"/>
              </w:rPr>
              <w:t xml:space="preserve"> = new</w:t>
            </w:r>
            <w:r w:rsidRPr="0080464D">
              <w:rPr>
                <w:rFonts w:ascii="Times New Roman" w:eastAsia="Times New Roman" w:hAnsi="Times New Roman" w:cs="Times New Roman"/>
                <w:sz w:val="24"/>
                <w:szCs w:val="24"/>
              </w:rPr>
              <w:t xml:space="preserve"> </w:t>
            </w:r>
            <w:proofErr w:type="spellStart"/>
            <w:r w:rsidRPr="0080464D">
              <w:rPr>
                <w:rFonts w:ascii="Courier New" w:eastAsia="Times New Roman" w:hAnsi="Courier New" w:cs="Courier New"/>
                <w:sz w:val="20"/>
              </w:rPr>
              <w:t>ArrayList</w:t>
            </w:r>
            <w:proofErr w:type="spellEnd"/>
            <w:r w:rsidRPr="0080464D">
              <w:rPr>
                <w:rFonts w:ascii="Courier New" w:eastAsia="Times New Roman" w:hAnsi="Courier New" w:cs="Courier New"/>
                <w:sz w:val="20"/>
              </w:rPr>
              <w:t>&lt;Student&gt;();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ee_students.add(s3);</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ee_students.add(s4);</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Department CSE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Department("CSE", </w:t>
            </w:r>
            <w:proofErr w:type="spellStart"/>
            <w:r w:rsidRPr="0080464D">
              <w:rPr>
                <w:rFonts w:ascii="Courier New" w:eastAsia="Times New Roman" w:hAnsi="Courier New" w:cs="Courier New"/>
                <w:sz w:val="20"/>
              </w:rPr>
              <w:t>cse_students</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Department EE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Department("EE", </w:t>
            </w:r>
            <w:proofErr w:type="spellStart"/>
            <w:r w:rsidRPr="0080464D">
              <w:rPr>
                <w:rFonts w:ascii="Courier New" w:eastAsia="Times New Roman" w:hAnsi="Courier New" w:cs="Courier New"/>
                <w:sz w:val="20"/>
              </w:rPr>
              <w:t>ee_students</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List &lt;Department&gt; departments = new</w:t>
            </w:r>
            <w:r w:rsidRPr="0080464D">
              <w:rPr>
                <w:rFonts w:ascii="Times New Roman" w:eastAsia="Times New Roman" w:hAnsi="Times New Roman" w:cs="Times New Roman"/>
                <w:sz w:val="24"/>
                <w:szCs w:val="24"/>
              </w:rPr>
              <w:t xml:space="preserve"> </w:t>
            </w:r>
            <w:proofErr w:type="spellStart"/>
            <w:r w:rsidRPr="0080464D">
              <w:rPr>
                <w:rFonts w:ascii="Courier New" w:eastAsia="Times New Roman" w:hAnsi="Courier New" w:cs="Courier New"/>
                <w:sz w:val="20"/>
              </w:rPr>
              <w:t>ArrayList</w:t>
            </w:r>
            <w:proofErr w:type="spellEnd"/>
            <w:r w:rsidRPr="0080464D">
              <w:rPr>
                <w:rFonts w:ascii="Courier New" w:eastAsia="Times New Roman" w:hAnsi="Courier New" w:cs="Courier New"/>
                <w:sz w:val="20"/>
              </w:rPr>
              <w:t>&lt;Department&gt;();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departments.add</w:t>
            </w:r>
            <w:proofErr w:type="spellEnd"/>
            <w:r w:rsidRPr="0080464D">
              <w:rPr>
                <w:rFonts w:ascii="Courier New" w:eastAsia="Times New Roman" w:hAnsi="Courier New" w:cs="Courier New"/>
                <w:sz w:val="20"/>
              </w:rPr>
              <w:t>(CSE);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departments.add</w:t>
            </w:r>
            <w:proofErr w:type="spellEnd"/>
            <w:r w:rsidRPr="0080464D">
              <w:rPr>
                <w:rFonts w:ascii="Courier New" w:eastAsia="Times New Roman" w:hAnsi="Courier New" w:cs="Courier New"/>
                <w:sz w:val="20"/>
              </w:rPr>
              <w:t>(EE);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creating an instance of Institute.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Institute institute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Institute("BITS", departments);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System.out.print</w:t>
            </w:r>
            <w:proofErr w:type="spellEnd"/>
            <w:r w:rsidRPr="0080464D">
              <w:rPr>
                <w:rFonts w:ascii="Courier New" w:eastAsia="Times New Roman" w:hAnsi="Courier New" w:cs="Courier New"/>
                <w:sz w:val="20"/>
              </w:rPr>
              <w:t>("Total students in institute: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System.out.print(institute.getTotalStudentsInInstitute());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tc>
      </w:tr>
    </w:tbl>
    <w:p w:rsidR="0080464D" w:rsidRPr="0080464D" w:rsidRDefault="0080464D" w:rsidP="0080464D">
      <w:pPr>
        <w:shd w:val="clear" w:color="auto" w:fill="FFFFFF"/>
        <w:spacing w:after="0" w:line="285" w:lineRule="atLeast"/>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lastRenderedPageBreak/>
        <w:t>Run on IDE</w:t>
      </w:r>
    </w:p>
    <w:p w:rsidR="0080464D" w:rsidRPr="0080464D" w:rsidRDefault="0080464D" w:rsidP="0080464D">
      <w:pPr>
        <w:shd w:val="clear" w:color="auto" w:fill="FFFFFF"/>
        <w:spacing w:after="15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Output:</w:t>
      </w:r>
    </w:p>
    <w:p w:rsidR="0080464D" w:rsidRPr="0080464D" w:rsidRDefault="0080464D" w:rsidP="0080464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80464D">
        <w:rPr>
          <w:rFonts w:ascii="Consolas" w:eastAsia="Times New Roman" w:hAnsi="Consolas" w:cs="Courier New"/>
          <w:color w:val="000000"/>
          <w:sz w:val="18"/>
          <w:szCs w:val="18"/>
        </w:rPr>
        <w:t>Total students in institute: 4</w:t>
      </w:r>
    </w:p>
    <w:p w:rsidR="0080464D" w:rsidRPr="0080464D" w:rsidRDefault="0080464D" w:rsidP="0080464D">
      <w:pPr>
        <w:shd w:val="clear" w:color="auto" w:fill="FFFFFF"/>
        <w:spacing w:after="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 xml:space="preserve">In this example, there is an Institute which has no. of departments like CSE, EE. Every department has no. of students. So, we make </w:t>
      </w:r>
      <w:proofErr w:type="gramStart"/>
      <w:r w:rsidRPr="0080464D">
        <w:rPr>
          <w:rFonts w:ascii="Helvetica" w:eastAsia="Times New Roman" w:hAnsi="Helvetica" w:cs="Helvetica"/>
          <w:color w:val="000000"/>
          <w:sz w:val="20"/>
          <w:szCs w:val="20"/>
        </w:rPr>
        <w:t>a</w:t>
      </w:r>
      <w:proofErr w:type="gramEnd"/>
      <w:r w:rsidRPr="0080464D">
        <w:rPr>
          <w:rFonts w:ascii="Helvetica" w:eastAsia="Times New Roman" w:hAnsi="Helvetica" w:cs="Helvetica"/>
          <w:color w:val="000000"/>
          <w:sz w:val="20"/>
          <w:szCs w:val="20"/>
        </w:rPr>
        <w:t xml:space="preserve"> Institute class which has a reference to Object or no. of Objects (i.e. List of Objects) of the Department class. That means Institute class is associated with Department class through its Object(s). And Department class has also a reference to Object or Objects (i.e. List of Objects) of Student class means it is associated with Student class through its Object(s).</w:t>
      </w:r>
      <w:r w:rsidRPr="0080464D">
        <w:rPr>
          <w:rFonts w:ascii="Helvetica" w:eastAsia="Times New Roman" w:hAnsi="Helvetica" w:cs="Helvetica"/>
          <w:color w:val="000000"/>
          <w:sz w:val="20"/>
          <w:szCs w:val="20"/>
        </w:rPr>
        <w:br/>
      </w:r>
      <w:r w:rsidRPr="0080464D">
        <w:rPr>
          <w:rFonts w:ascii="Helvetica" w:eastAsia="Times New Roman" w:hAnsi="Helvetica" w:cs="Helvetica"/>
          <w:color w:val="000000"/>
          <w:sz w:val="20"/>
          <w:szCs w:val="20"/>
        </w:rPr>
        <w:lastRenderedPageBreak/>
        <w:t>It represents a </w:t>
      </w:r>
      <w:r w:rsidRPr="0080464D">
        <w:rPr>
          <w:rFonts w:ascii="Helvetica" w:eastAsia="Times New Roman" w:hAnsi="Helvetica" w:cs="Helvetica"/>
          <w:b/>
          <w:bCs/>
          <w:color w:val="000000"/>
          <w:sz w:val="23"/>
        </w:rPr>
        <w:t>Has-A</w:t>
      </w:r>
      <w:r w:rsidRPr="0080464D">
        <w:rPr>
          <w:rFonts w:ascii="Helvetica" w:eastAsia="Times New Roman" w:hAnsi="Helvetica" w:cs="Helvetica"/>
          <w:color w:val="000000"/>
          <w:sz w:val="20"/>
          <w:szCs w:val="20"/>
        </w:rPr>
        <w:t> relationship.</w:t>
      </w:r>
      <w:r w:rsidRPr="0080464D">
        <w:rPr>
          <w:rFonts w:ascii="Helvetica" w:eastAsia="Times New Roman" w:hAnsi="Helvetica" w:cs="Helvetica"/>
          <w:color w:val="000000"/>
          <w:sz w:val="20"/>
          <w:szCs w:val="20"/>
        </w:rPr>
        <w:br/>
      </w:r>
      <w:r>
        <w:rPr>
          <w:rFonts w:ascii="Helvetica" w:eastAsia="Times New Roman" w:hAnsi="Helvetica" w:cs="Helvetica"/>
          <w:noProof/>
          <w:color w:val="EC4E20"/>
          <w:sz w:val="23"/>
          <w:szCs w:val="23"/>
          <w:bdr w:val="none" w:sz="0" w:space="0" w:color="auto" w:frame="1"/>
        </w:rPr>
        <w:drawing>
          <wp:inline distT="0" distB="0" distL="0" distR="0">
            <wp:extent cx="4010025" cy="1990725"/>
            <wp:effectExtent l="19050" t="0" r="9525" b="0"/>
            <wp:docPr id="3" name="Picture 3" descr="Aggregation_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gregation_1">
                      <a:hlinkClick r:id="rId11"/>
                    </pic:cNvPr>
                    <pic:cNvPicPr>
                      <a:picLocks noChangeAspect="1" noChangeArrowheads="1"/>
                    </pic:cNvPicPr>
                  </pic:nvPicPr>
                  <pic:blipFill>
                    <a:blip r:embed="rId12"/>
                    <a:srcRect/>
                    <a:stretch>
                      <a:fillRect/>
                    </a:stretch>
                  </pic:blipFill>
                  <pic:spPr bwMode="auto">
                    <a:xfrm>
                      <a:off x="0" y="0"/>
                      <a:ext cx="4010025" cy="1990725"/>
                    </a:xfrm>
                    <a:prstGeom prst="rect">
                      <a:avLst/>
                    </a:prstGeom>
                    <a:noFill/>
                    <a:ln w="9525">
                      <a:noFill/>
                      <a:miter lim="800000"/>
                      <a:headEnd/>
                      <a:tailEnd/>
                    </a:ln>
                  </pic:spPr>
                </pic:pic>
              </a:graphicData>
            </a:graphic>
          </wp:inline>
        </w:drawing>
      </w:r>
    </w:p>
    <w:p w:rsidR="0080464D" w:rsidRPr="0080464D" w:rsidRDefault="0080464D" w:rsidP="0080464D">
      <w:pPr>
        <w:shd w:val="clear" w:color="auto" w:fill="FFFFFF"/>
        <w:spacing w:after="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b/>
          <w:bCs/>
          <w:color w:val="000000"/>
          <w:sz w:val="23"/>
        </w:rPr>
        <w:t xml:space="preserve">When do we use </w:t>
      </w:r>
      <w:proofErr w:type="gramStart"/>
      <w:r w:rsidRPr="0080464D">
        <w:rPr>
          <w:rFonts w:ascii="Helvetica" w:eastAsia="Times New Roman" w:hAnsi="Helvetica" w:cs="Helvetica"/>
          <w:b/>
          <w:bCs/>
          <w:color w:val="000000"/>
          <w:sz w:val="23"/>
        </w:rPr>
        <w:t>Aggregation ??</w:t>
      </w:r>
      <w:proofErr w:type="gramEnd"/>
      <w:r w:rsidRPr="0080464D">
        <w:rPr>
          <w:rFonts w:ascii="Helvetica" w:eastAsia="Times New Roman" w:hAnsi="Helvetica" w:cs="Helvetica"/>
          <w:color w:val="000000"/>
          <w:sz w:val="20"/>
          <w:szCs w:val="20"/>
        </w:rPr>
        <w:br/>
        <w:t>Code reuse is best achieved by aggregation.</w:t>
      </w:r>
    </w:p>
    <w:p w:rsidR="0080464D" w:rsidRPr="0080464D" w:rsidRDefault="0080464D" w:rsidP="0080464D">
      <w:pPr>
        <w:shd w:val="clear" w:color="auto" w:fill="FFFFFF"/>
        <w:spacing w:after="0" w:line="240" w:lineRule="auto"/>
        <w:jc w:val="center"/>
        <w:textAlignment w:val="baseline"/>
        <w:rPr>
          <w:rFonts w:ascii="Helvetica" w:eastAsia="Times New Roman" w:hAnsi="Helvetica" w:cs="Helvetica"/>
          <w:color w:val="000000"/>
          <w:sz w:val="20"/>
          <w:szCs w:val="20"/>
        </w:rPr>
      </w:pPr>
      <w:r w:rsidRPr="0080464D">
        <w:rPr>
          <w:rFonts w:ascii="Helvetica" w:eastAsia="Times New Roman" w:hAnsi="Helvetica" w:cs="Helvetica"/>
          <w:b/>
          <w:bCs/>
          <w:color w:val="000000"/>
          <w:sz w:val="23"/>
        </w:rPr>
        <w:t>Composition</w:t>
      </w:r>
    </w:p>
    <w:p w:rsidR="0080464D" w:rsidRPr="0080464D" w:rsidRDefault="0080464D" w:rsidP="0080464D">
      <w:pPr>
        <w:shd w:val="clear" w:color="auto" w:fill="FFFFFF"/>
        <w:spacing w:after="15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Composition is a restricted form of Aggregation in which two entities are highly dependent on each other.</w:t>
      </w:r>
    </w:p>
    <w:p w:rsidR="0080464D" w:rsidRPr="0080464D" w:rsidRDefault="0080464D" w:rsidP="0080464D">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It represents </w:t>
      </w:r>
      <w:r w:rsidRPr="0080464D">
        <w:rPr>
          <w:rFonts w:ascii="Helvetica" w:eastAsia="Times New Roman" w:hAnsi="Helvetica" w:cs="Helvetica"/>
          <w:b/>
          <w:bCs/>
          <w:color w:val="000000"/>
          <w:sz w:val="23"/>
        </w:rPr>
        <w:t>part-of</w:t>
      </w:r>
      <w:r w:rsidRPr="0080464D">
        <w:rPr>
          <w:rFonts w:ascii="Helvetica" w:eastAsia="Times New Roman" w:hAnsi="Helvetica" w:cs="Helvetica"/>
          <w:color w:val="000000"/>
          <w:sz w:val="20"/>
          <w:szCs w:val="20"/>
        </w:rPr>
        <w:t> relationship.</w:t>
      </w:r>
    </w:p>
    <w:p w:rsidR="0080464D" w:rsidRPr="0080464D" w:rsidRDefault="0080464D" w:rsidP="0080464D">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In composition, both the entities are dependent on each other.</w:t>
      </w:r>
    </w:p>
    <w:p w:rsidR="0080464D" w:rsidRPr="0080464D" w:rsidRDefault="0080464D" w:rsidP="0080464D">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When there is a composition between two entities, the composed object </w:t>
      </w:r>
      <w:r w:rsidRPr="0080464D">
        <w:rPr>
          <w:rFonts w:ascii="Helvetica" w:eastAsia="Times New Roman" w:hAnsi="Helvetica" w:cs="Helvetica"/>
          <w:b/>
          <w:bCs/>
          <w:color w:val="000000"/>
          <w:sz w:val="23"/>
        </w:rPr>
        <w:t xml:space="preserve">cannot </w:t>
      </w:r>
      <w:proofErr w:type="spellStart"/>
      <w:r w:rsidRPr="0080464D">
        <w:rPr>
          <w:rFonts w:ascii="Helvetica" w:eastAsia="Times New Roman" w:hAnsi="Helvetica" w:cs="Helvetica"/>
          <w:b/>
          <w:bCs/>
          <w:color w:val="000000"/>
          <w:sz w:val="23"/>
        </w:rPr>
        <w:t>exist</w:t>
      </w:r>
      <w:r w:rsidRPr="0080464D">
        <w:rPr>
          <w:rFonts w:ascii="Helvetica" w:eastAsia="Times New Roman" w:hAnsi="Helvetica" w:cs="Helvetica"/>
          <w:color w:val="000000"/>
          <w:sz w:val="20"/>
          <w:szCs w:val="20"/>
        </w:rPr>
        <w:t>without</w:t>
      </w:r>
      <w:proofErr w:type="spellEnd"/>
      <w:r w:rsidRPr="0080464D">
        <w:rPr>
          <w:rFonts w:ascii="Helvetica" w:eastAsia="Times New Roman" w:hAnsi="Helvetica" w:cs="Helvetica"/>
          <w:color w:val="000000"/>
          <w:sz w:val="20"/>
          <w:szCs w:val="20"/>
        </w:rPr>
        <w:t xml:space="preserve"> the other entity.</w:t>
      </w:r>
    </w:p>
    <w:p w:rsidR="0080464D" w:rsidRPr="0080464D" w:rsidRDefault="0080464D" w:rsidP="0080464D">
      <w:pPr>
        <w:shd w:val="clear" w:color="auto" w:fill="FFFFFF"/>
        <w:spacing w:after="0" w:line="240" w:lineRule="auto"/>
        <w:jc w:val="both"/>
        <w:textAlignment w:val="baseline"/>
        <w:rPr>
          <w:rFonts w:ascii="Helvetica" w:eastAsia="Times New Roman" w:hAnsi="Helvetica" w:cs="Helvetica"/>
          <w:color w:val="000000"/>
          <w:sz w:val="20"/>
          <w:szCs w:val="20"/>
        </w:rPr>
      </w:pPr>
      <w:proofErr w:type="spellStart"/>
      <w:proofErr w:type="gramStart"/>
      <w:r w:rsidRPr="0080464D">
        <w:rPr>
          <w:rFonts w:ascii="Helvetica" w:eastAsia="Times New Roman" w:hAnsi="Helvetica" w:cs="Helvetica"/>
          <w:color w:val="000000"/>
          <w:sz w:val="20"/>
          <w:szCs w:val="20"/>
        </w:rPr>
        <w:t>Lets</w:t>
      </w:r>
      <w:proofErr w:type="spellEnd"/>
      <w:proofErr w:type="gramEnd"/>
      <w:r w:rsidRPr="0080464D">
        <w:rPr>
          <w:rFonts w:ascii="Helvetica" w:eastAsia="Times New Roman" w:hAnsi="Helvetica" w:cs="Helvetica"/>
          <w:color w:val="000000"/>
          <w:sz w:val="20"/>
          <w:szCs w:val="20"/>
        </w:rPr>
        <w:t xml:space="preserve"> take example of</w:t>
      </w:r>
      <w:r w:rsidRPr="0080464D">
        <w:rPr>
          <w:rFonts w:ascii="Helvetica" w:eastAsia="Times New Roman" w:hAnsi="Helvetica" w:cs="Helvetica"/>
          <w:b/>
          <w:bCs/>
          <w:color w:val="000000"/>
          <w:sz w:val="23"/>
        </w:rPr>
        <w:t> Library</w:t>
      </w:r>
      <w:r w:rsidRPr="0080464D">
        <w:rPr>
          <w:rFonts w:ascii="Helvetica" w:eastAsia="Times New Roman" w:hAnsi="Helvetica" w:cs="Helvetica"/>
          <w:color w:val="000000"/>
          <w:sz w:val="20"/>
          <w:szCs w:val="20"/>
        </w:rPr>
        <w:t>.</w:t>
      </w:r>
    </w:p>
    <w:tbl>
      <w:tblPr>
        <w:tblW w:w="9660" w:type="dxa"/>
        <w:tblCellMar>
          <w:left w:w="0" w:type="dxa"/>
          <w:right w:w="0" w:type="dxa"/>
        </w:tblCellMar>
        <w:tblLook w:val="04A0"/>
      </w:tblPr>
      <w:tblGrid>
        <w:gridCol w:w="9660"/>
      </w:tblGrid>
      <w:tr w:rsidR="0080464D" w:rsidRPr="0080464D" w:rsidTr="0080464D">
        <w:tc>
          <w:tcPr>
            <w:tcW w:w="9660" w:type="dxa"/>
            <w:vAlign w:val="center"/>
            <w:hideMark/>
          </w:tcPr>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Java program to illustrate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the concept of Composition</w:t>
            </w:r>
          </w:p>
          <w:p w:rsidR="0080464D" w:rsidRPr="0080464D" w:rsidRDefault="0080464D" w:rsidP="0080464D">
            <w:pPr>
              <w:spacing w:after="0" w:line="240" w:lineRule="auto"/>
              <w:rPr>
                <w:rFonts w:ascii="Times New Roman" w:eastAsia="Times New Roman" w:hAnsi="Times New Roman" w:cs="Times New Roman"/>
                <w:sz w:val="24"/>
                <w:szCs w:val="24"/>
              </w:rPr>
            </w:pPr>
            <w:proofErr w:type="gramStart"/>
            <w:r w:rsidRPr="0080464D">
              <w:rPr>
                <w:rFonts w:ascii="Courier New" w:eastAsia="Times New Roman" w:hAnsi="Courier New" w:cs="Courier New"/>
                <w:sz w:val="20"/>
              </w:rPr>
              <w:t>import</w:t>
            </w:r>
            <w:proofErr w:type="gramEnd"/>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java.io.*;</w:t>
            </w:r>
          </w:p>
          <w:p w:rsidR="0080464D" w:rsidRPr="0080464D" w:rsidRDefault="0080464D" w:rsidP="0080464D">
            <w:pPr>
              <w:spacing w:after="0" w:line="240" w:lineRule="auto"/>
              <w:rPr>
                <w:rFonts w:ascii="Times New Roman" w:eastAsia="Times New Roman" w:hAnsi="Times New Roman" w:cs="Times New Roman"/>
                <w:sz w:val="24"/>
                <w:szCs w:val="24"/>
              </w:rPr>
            </w:pPr>
            <w:proofErr w:type="gramStart"/>
            <w:r w:rsidRPr="0080464D">
              <w:rPr>
                <w:rFonts w:ascii="Courier New" w:eastAsia="Times New Roman" w:hAnsi="Courier New" w:cs="Courier New"/>
                <w:sz w:val="20"/>
              </w:rPr>
              <w:t>import</w:t>
            </w:r>
            <w:proofErr w:type="gramEnd"/>
            <w:r w:rsidRPr="0080464D">
              <w:rPr>
                <w:rFonts w:ascii="Times New Roman" w:eastAsia="Times New Roman" w:hAnsi="Times New Roman" w:cs="Times New Roman"/>
                <w:sz w:val="24"/>
                <w:szCs w:val="24"/>
              </w:rPr>
              <w:t xml:space="preserve"> </w:t>
            </w:r>
            <w:proofErr w:type="spellStart"/>
            <w:r w:rsidRPr="0080464D">
              <w:rPr>
                <w:rFonts w:ascii="Courier New" w:eastAsia="Times New Roman" w:hAnsi="Courier New" w:cs="Courier New"/>
                <w:sz w:val="20"/>
              </w:rPr>
              <w:t>java.util</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class book</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Book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String title;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String author;</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Book(String title, String author)</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this.title</w:t>
            </w:r>
            <w:proofErr w:type="spellEnd"/>
            <w:r w:rsidRPr="0080464D">
              <w:rPr>
                <w:rFonts w:ascii="Courier New" w:eastAsia="Times New Roman" w:hAnsi="Courier New" w:cs="Courier New"/>
                <w:sz w:val="20"/>
              </w:rPr>
              <w:t xml:space="preserve"> = title;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this.author</w:t>
            </w:r>
            <w:proofErr w:type="spellEnd"/>
            <w:r w:rsidRPr="0080464D">
              <w:rPr>
                <w:rFonts w:ascii="Courier New" w:eastAsia="Times New Roman" w:hAnsi="Courier New" w:cs="Courier New"/>
                <w:sz w:val="20"/>
              </w:rPr>
              <w:t xml:space="preserve"> = author;</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w:t>
            </w:r>
            <w:proofErr w:type="spellStart"/>
            <w:r w:rsidRPr="0080464D">
              <w:rPr>
                <w:rFonts w:ascii="Courier New" w:eastAsia="Times New Roman" w:hAnsi="Courier New" w:cs="Courier New"/>
                <w:sz w:val="20"/>
              </w:rPr>
              <w:t>Libary</w:t>
            </w:r>
            <w:proofErr w:type="spellEnd"/>
            <w:r w:rsidRPr="0080464D">
              <w:rPr>
                <w:rFonts w:ascii="Courier New" w:eastAsia="Times New Roman" w:hAnsi="Courier New" w:cs="Courier New"/>
                <w:sz w:val="20"/>
              </w:rPr>
              <w:t xml:space="preserve"> class contains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list of books.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Library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reference to refer to list of books.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private</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final</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List&lt;Book&gt; books;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Library (List&lt;Book&gt; books)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this.books</w:t>
            </w:r>
            <w:proofErr w:type="spellEnd"/>
            <w:r w:rsidRPr="0080464D">
              <w:rPr>
                <w:rFonts w:ascii="Courier New" w:eastAsia="Times New Roman" w:hAnsi="Courier New" w:cs="Courier New"/>
                <w:sz w:val="20"/>
              </w:rPr>
              <w:t xml:space="preserve"> = books;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lastRenderedPageBreak/>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List&lt;Book&gt; </w:t>
            </w:r>
            <w:proofErr w:type="spellStart"/>
            <w:r w:rsidRPr="0080464D">
              <w:rPr>
                <w:rFonts w:ascii="Courier New" w:eastAsia="Times New Roman" w:hAnsi="Courier New" w:cs="Courier New"/>
                <w:sz w:val="20"/>
              </w:rPr>
              <w:t>getTotalBooksInLibrary</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return</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books;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main method</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GFG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static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void</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main (String[] </w:t>
            </w:r>
            <w:proofErr w:type="spellStart"/>
            <w:r w:rsidRPr="0080464D">
              <w:rPr>
                <w:rFonts w:ascii="Courier New" w:eastAsia="Times New Roman" w:hAnsi="Courier New" w:cs="Courier New"/>
                <w:sz w:val="20"/>
              </w:rPr>
              <w:t>args</w:t>
            </w:r>
            <w:proofErr w:type="spellEnd"/>
            <w:r w:rsidRPr="0080464D">
              <w:rPr>
                <w:rFonts w:ascii="Courier New" w:eastAsia="Times New Roman" w:hAnsi="Courier New" w:cs="Courier New"/>
                <w:sz w:val="20"/>
              </w:rPr>
              <w:t xml:space="preserv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Creating the Objects of Book class.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Book b1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Book("</w:t>
            </w:r>
            <w:proofErr w:type="spellStart"/>
            <w:r w:rsidRPr="0080464D">
              <w:rPr>
                <w:rFonts w:ascii="Courier New" w:eastAsia="Times New Roman" w:hAnsi="Courier New" w:cs="Courier New"/>
                <w:sz w:val="20"/>
              </w:rPr>
              <w:t>EffectiveJ</w:t>
            </w:r>
            <w:proofErr w:type="spellEnd"/>
            <w:r w:rsidRPr="0080464D">
              <w:rPr>
                <w:rFonts w:ascii="Courier New" w:eastAsia="Times New Roman" w:hAnsi="Courier New" w:cs="Courier New"/>
                <w:sz w:val="20"/>
              </w:rPr>
              <w:t xml:space="preserve"> Java", "Joshua Bloch");</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Book b2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Book("Thinking in Java", "Bruce </w:t>
            </w:r>
            <w:proofErr w:type="spellStart"/>
            <w:r w:rsidRPr="0080464D">
              <w:rPr>
                <w:rFonts w:ascii="Courier New" w:eastAsia="Times New Roman" w:hAnsi="Courier New" w:cs="Courier New"/>
                <w:sz w:val="20"/>
              </w:rPr>
              <w:t>Eckel</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Book b3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Book("Java: The Complete Reference", "Herbert </w:t>
            </w:r>
            <w:proofErr w:type="spellStart"/>
            <w:r w:rsidRPr="0080464D">
              <w:rPr>
                <w:rFonts w:ascii="Courier New" w:eastAsia="Times New Roman" w:hAnsi="Courier New" w:cs="Courier New"/>
                <w:sz w:val="20"/>
              </w:rPr>
              <w:t>Schildt</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 Creating the list which contains the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no. of books.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List&lt;Book&gt; books = new</w:t>
            </w:r>
            <w:r w:rsidRPr="0080464D">
              <w:rPr>
                <w:rFonts w:ascii="Times New Roman" w:eastAsia="Times New Roman" w:hAnsi="Times New Roman" w:cs="Times New Roman"/>
                <w:sz w:val="24"/>
                <w:szCs w:val="24"/>
              </w:rPr>
              <w:t xml:space="preserve"> </w:t>
            </w:r>
            <w:proofErr w:type="spellStart"/>
            <w:r w:rsidRPr="0080464D">
              <w:rPr>
                <w:rFonts w:ascii="Courier New" w:eastAsia="Times New Roman" w:hAnsi="Courier New" w:cs="Courier New"/>
                <w:sz w:val="20"/>
              </w:rPr>
              <w:t>ArrayList</w:t>
            </w:r>
            <w:proofErr w:type="spellEnd"/>
            <w:r w:rsidRPr="0080464D">
              <w:rPr>
                <w:rFonts w:ascii="Courier New" w:eastAsia="Times New Roman" w:hAnsi="Courier New" w:cs="Courier New"/>
                <w:sz w:val="20"/>
              </w:rPr>
              <w:t>&lt;Book&gt;();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books.add</w:t>
            </w:r>
            <w:proofErr w:type="spellEnd"/>
            <w:r w:rsidRPr="0080464D">
              <w:rPr>
                <w:rFonts w:ascii="Courier New" w:eastAsia="Times New Roman" w:hAnsi="Courier New" w:cs="Courier New"/>
                <w:sz w:val="20"/>
              </w:rPr>
              <w:t>(b1);</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books.add</w:t>
            </w:r>
            <w:proofErr w:type="spellEnd"/>
            <w:r w:rsidRPr="0080464D">
              <w:rPr>
                <w:rFonts w:ascii="Courier New" w:eastAsia="Times New Roman" w:hAnsi="Courier New" w:cs="Courier New"/>
                <w:sz w:val="20"/>
              </w:rPr>
              <w:t>(b2);</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books.add</w:t>
            </w:r>
            <w:proofErr w:type="spellEnd"/>
            <w:r w:rsidRPr="0080464D">
              <w:rPr>
                <w:rFonts w:ascii="Courier New" w:eastAsia="Times New Roman" w:hAnsi="Courier New" w:cs="Courier New"/>
                <w:sz w:val="20"/>
              </w:rPr>
              <w:t>(b3);</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Library library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Library(books);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List&lt;Book&gt; </w:t>
            </w:r>
            <w:proofErr w:type="spellStart"/>
            <w:r w:rsidRPr="0080464D">
              <w:rPr>
                <w:rFonts w:ascii="Courier New" w:eastAsia="Times New Roman" w:hAnsi="Courier New" w:cs="Courier New"/>
                <w:sz w:val="20"/>
              </w:rPr>
              <w:t>bks</w:t>
            </w:r>
            <w:proofErr w:type="spellEnd"/>
            <w:r w:rsidRPr="0080464D">
              <w:rPr>
                <w:rFonts w:ascii="Courier New" w:eastAsia="Times New Roman" w:hAnsi="Courier New" w:cs="Courier New"/>
                <w:sz w:val="20"/>
              </w:rPr>
              <w:t xml:space="preserve"> = </w:t>
            </w:r>
            <w:proofErr w:type="spellStart"/>
            <w:r w:rsidRPr="0080464D">
              <w:rPr>
                <w:rFonts w:ascii="Courier New" w:eastAsia="Times New Roman" w:hAnsi="Courier New" w:cs="Courier New"/>
                <w:sz w:val="20"/>
              </w:rPr>
              <w:t>library.getTotalBooksInLibrary</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for(Book </w:t>
            </w:r>
            <w:proofErr w:type="spellStart"/>
            <w:r w:rsidRPr="0080464D">
              <w:rPr>
                <w:rFonts w:ascii="Courier New" w:eastAsia="Times New Roman" w:hAnsi="Courier New" w:cs="Courier New"/>
                <w:sz w:val="20"/>
              </w:rPr>
              <w:t>bk</w:t>
            </w:r>
            <w:proofErr w:type="spellEnd"/>
            <w:r w:rsidRPr="0080464D">
              <w:rPr>
                <w:rFonts w:ascii="Courier New" w:eastAsia="Times New Roman" w:hAnsi="Courier New" w:cs="Courier New"/>
                <w:sz w:val="20"/>
              </w:rPr>
              <w:t xml:space="preserve"> : </w:t>
            </w:r>
            <w:proofErr w:type="spellStart"/>
            <w:r w:rsidRPr="0080464D">
              <w:rPr>
                <w:rFonts w:ascii="Courier New" w:eastAsia="Times New Roman" w:hAnsi="Courier New" w:cs="Courier New"/>
                <w:sz w:val="20"/>
              </w:rPr>
              <w:t>bks</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System.out.println</w:t>
            </w:r>
            <w:proofErr w:type="spellEnd"/>
            <w:r w:rsidRPr="0080464D">
              <w:rPr>
                <w:rFonts w:ascii="Courier New" w:eastAsia="Times New Roman" w:hAnsi="Courier New" w:cs="Courier New"/>
                <w:sz w:val="20"/>
              </w:rPr>
              <w:t>("Title : "</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 </w:t>
            </w:r>
            <w:proofErr w:type="spellStart"/>
            <w:r w:rsidRPr="0080464D">
              <w:rPr>
                <w:rFonts w:ascii="Courier New" w:eastAsia="Times New Roman" w:hAnsi="Courier New" w:cs="Courier New"/>
                <w:sz w:val="20"/>
              </w:rPr>
              <w:t>bk.title</w:t>
            </w:r>
            <w:proofErr w:type="spellEnd"/>
            <w:r w:rsidRPr="0080464D">
              <w:rPr>
                <w:rFonts w:ascii="Courier New" w:eastAsia="Times New Roman" w:hAnsi="Courier New" w:cs="Courier New"/>
                <w:sz w:val="20"/>
              </w:rPr>
              <w:t xml:space="preserve"> + " and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Author : "</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 </w:t>
            </w:r>
            <w:proofErr w:type="spellStart"/>
            <w:r w:rsidRPr="0080464D">
              <w:rPr>
                <w:rFonts w:ascii="Courier New" w:eastAsia="Times New Roman" w:hAnsi="Courier New" w:cs="Courier New"/>
                <w:sz w:val="20"/>
              </w:rPr>
              <w:t>bk.author</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tc>
      </w:tr>
    </w:tbl>
    <w:p w:rsidR="0080464D" w:rsidRPr="0080464D" w:rsidRDefault="0080464D" w:rsidP="0080464D">
      <w:pPr>
        <w:shd w:val="clear" w:color="auto" w:fill="FFFFFF"/>
        <w:spacing w:after="0" w:line="285" w:lineRule="atLeast"/>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lastRenderedPageBreak/>
        <w:t>Run on IDE</w:t>
      </w:r>
    </w:p>
    <w:p w:rsidR="0080464D" w:rsidRPr="0080464D" w:rsidRDefault="0080464D" w:rsidP="0080464D">
      <w:pPr>
        <w:shd w:val="clear" w:color="auto" w:fill="FFFFFF"/>
        <w:spacing w:after="15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Output</w:t>
      </w:r>
    </w:p>
    <w:p w:rsidR="0080464D" w:rsidRPr="0080464D" w:rsidRDefault="0080464D" w:rsidP="0080464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proofErr w:type="gramStart"/>
      <w:r w:rsidRPr="0080464D">
        <w:rPr>
          <w:rFonts w:ascii="Consolas" w:eastAsia="Times New Roman" w:hAnsi="Consolas" w:cs="Courier New"/>
          <w:color w:val="000000"/>
          <w:sz w:val="18"/>
          <w:szCs w:val="18"/>
        </w:rPr>
        <w:t>Title :</w:t>
      </w:r>
      <w:proofErr w:type="gramEnd"/>
      <w:r w:rsidRPr="0080464D">
        <w:rPr>
          <w:rFonts w:ascii="Consolas" w:eastAsia="Times New Roman" w:hAnsi="Consolas" w:cs="Courier New"/>
          <w:color w:val="000000"/>
          <w:sz w:val="18"/>
          <w:szCs w:val="18"/>
        </w:rPr>
        <w:t xml:space="preserve"> </w:t>
      </w:r>
      <w:proofErr w:type="spellStart"/>
      <w:r w:rsidRPr="0080464D">
        <w:rPr>
          <w:rFonts w:ascii="Consolas" w:eastAsia="Times New Roman" w:hAnsi="Consolas" w:cs="Courier New"/>
          <w:color w:val="000000"/>
          <w:sz w:val="18"/>
          <w:szCs w:val="18"/>
        </w:rPr>
        <w:t>EffectiveJ</w:t>
      </w:r>
      <w:proofErr w:type="spellEnd"/>
      <w:r w:rsidRPr="0080464D">
        <w:rPr>
          <w:rFonts w:ascii="Consolas" w:eastAsia="Times New Roman" w:hAnsi="Consolas" w:cs="Courier New"/>
          <w:color w:val="000000"/>
          <w:sz w:val="18"/>
          <w:szCs w:val="18"/>
        </w:rPr>
        <w:t xml:space="preserve"> Java and  Author : Joshua Bloch</w:t>
      </w:r>
    </w:p>
    <w:p w:rsidR="0080464D" w:rsidRPr="0080464D" w:rsidRDefault="0080464D" w:rsidP="0080464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proofErr w:type="gramStart"/>
      <w:r w:rsidRPr="0080464D">
        <w:rPr>
          <w:rFonts w:ascii="Consolas" w:eastAsia="Times New Roman" w:hAnsi="Consolas" w:cs="Courier New"/>
          <w:color w:val="000000"/>
          <w:sz w:val="18"/>
          <w:szCs w:val="18"/>
        </w:rPr>
        <w:t>Title :</w:t>
      </w:r>
      <w:proofErr w:type="gramEnd"/>
      <w:r w:rsidRPr="0080464D">
        <w:rPr>
          <w:rFonts w:ascii="Consolas" w:eastAsia="Times New Roman" w:hAnsi="Consolas" w:cs="Courier New"/>
          <w:color w:val="000000"/>
          <w:sz w:val="18"/>
          <w:szCs w:val="18"/>
        </w:rPr>
        <w:t xml:space="preserve"> Thinking in Java and  Author : Bruce </w:t>
      </w:r>
      <w:proofErr w:type="spellStart"/>
      <w:r w:rsidRPr="0080464D">
        <w:rPr>
          <w:rFonts w:ascii="Consolas" w:eastAsia="Times New Roman" w:hAnsi="Consolas" w:cs="Courier New"/>
          <w:color w:val="000000"/>
          <w:sz w:val="18"/>
          <w:szCs w:val="18"/>
        </w:rPr>
        <w:t>Eckel</w:t>
      </w:r>
      <w:proofErr w:type="spellEnd"/>
    </w:p>
    <w:p w:rsidR="0080464D" w:rsidRPr="0080464D" w:rsidRDefault="0080464D" w:rsidP="0080464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proofErr w:type="gramStart"/>
      <w:r w:rsidRPr="0080464D">
        <w:rPr>
          <w:rFonts w:ascii="Consolas" w:eastAsia="Times New Roman" w:hAnsi="Consolas" w:cs="Courier New"/>
          <w:color w:val="000000"/>
          <w:sz w:val="18"/>
          <w:szCs w:val="18"/>
        </w:rPr>
        <w:t>Title :</w:t>
      </w:r>
      <w:proofErr w:type="gramEnd"/>
      <w:r w:rsidRPr="0080464D">
        <w:rPr>
          <w:rFonts w:ascii="Consolas" w:eastAsia="Times New Roman" w:hAnsi="Consolas" w:cs="Courier New"/>
          <w:color w:val="000000"/>
          <w:sz w:val="18"/>
          <w:szCs w:val="18"/>
        </w:rPr>
        <w:t xml:space="preserve"> Java: The Complete Reference and  Author : Herbert </w:t>
      </w:r>
      <w:proofErr w:type="spellStart"/>
      <w:r w:rsidRPr="0080464D">
        <w:rPr>
          <w:rFonts w:ascii="Consolas" w:eastAsia="Times New Roman" w:hAnsi="Consolas" w:cs="Courier New"/>
          <w:color w:val="000000"/>
          <w:sz w:val="18"/>
          <w:szCs w:val="18"/>
        </w:rPr>
        <w:t>Schildt</w:t>
      </w:r>
      <w:proofErr w:type="spellEnd"/>
    </w:p>
    <w:p w:rsidR="0080464D" w:rsidRPr="0080464D" w:rsidRDefault="0080464D" w:rsidP="0080464D">
      <w:pPr>
        <w:shd w:val="clear" w:color="auto" w:fill="FFFFFF"/>
        <w:spacing w:after="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In above example a library can have no. of </w:t>
      </w:r>
      <w:r w:rsidRPr="0080464D">
        <w:rPr>
          <w:rFonts w:ascii="Helvetica" w:eastAsia="Times New Roman" w:hAnsi="Helvetica" w:cs="Helvetica"/>
          <w:b/>
          <w:bCs/>
          <w:color w:val="000000"/>
          <w:sz w:val="23"/>
        </w:rPr>
        <w:t>books</w:t>
      </w:r>
      <w:r w:rsidRPr="0080464D">
        <w:rPr>
          <w:rFonts w:ascii="Helvetica" w:eastAsia="Times New Roman" w:hAnsi="Helvetica" w:cs="Helvetica"/>
          <w:color w:val="000000"/>
          <w:sz w:val="20"/>
          <w:szCs w:val="20"/>
        </w:rPr>
        <w:t xml:space="preserve"> on same or different subjects. So, </w:t>
      </w:r>
      <w:proofErr w:type="gramStart"/>
      <w:r w:rsidRPr="0080464D">
        <w:rPr>
          <w:rFonts w:ascii="Helvetica" w:eastAsia="Times New Roman" w:hAnsi="Helvetica" w:cs="Helvetica"/>
          <w:color w:val="000000"/>
          <w:sz w:val="20"/>
          <w:szCs w:val="20"/>
        </w:rPr>
        <w:t>If</w:t>
      </w:r>
      <w:proofErr w:type="gramEnd"/>
      <w:r w:rsidRPr="0080464D">
        <w:rPr>
          <w:rFonts w:ascii="Helvetica" w:eastAsia="Times New Roman" w:hAnsi="Helvetica" w:cs="Helvetica"/>
          <w:color w:val="000000"/>
          <w:sz w:val="20"/>
          <w:szCs w:val="20"/>
        </w:rPr>
        <w:t xml:space="preserve"> Library gets destroyed then All books within that particular library will be destroyed. </w:t>
      </w:r>
      <w:proofErr w:type="gramStart"/>
      <w:r w:rsidRPr="0080464D">
        <w:rPr>
          <w:rFonts w:ascii="Helvetica" w:eastAsia="Times New Roman" w:hAnsi="Helvetica" w:cs="Helvetica"/>
          <w:color w:val="000000"/>
          <w:sz w:val="20"/>
          <w:szCs w:val="20"/>
        </w:rPr>
        <w:t>i.e</w:t>
      </w:r>
      <w:proofErr w:type="gramEnd"/>
      <w:r w:rsidRPr="0080464D">
        <w:rPr>
          <w:rFonts w:ascii="Helvetica" w:eastAsia="Times New Roman" w:hAnsi="Helvetica" w:cs="Helvetica"/>
          <w:color w:val="000000"/>
          <w:sz w:val="20"/>
          <w:szCs w:val="20"/>
        </w:rPr>
        <w:t xml:space="preserve">. book </w:t>
      </w:r>
      <w:proofErr w:type="spellStart"/>
      <w:r w:rsidRPr="0080464D">
        <w:rPr>
          <w:rFonts w:ascii="Helvetica" w:eastAsia="Times New Roman" w:hAnsi="Helvetica" w:cs="Helvetica"/>
          <w:color w:val="000000"/>
          <w:sz w:val="20"/>
          <w:szCs w:val="20"/>
        </w:rPr>
        <w:t>can not</w:t>
      </w:r>
      <w:proofErr w:type="spellEnd"/>
      <w:r w:rsidRPr="0080464D">
        <w:rPr>
          <w:rFonts w:ascii="Helvetica" w:eastAsia="Times New Roman" w:hAnsi="Helvetica" w:cs="Helvetica"/>
          <w:color w:val="000000"/>
          <w:sz w:val="20"/>
          <w:szCs w:val="20"/>
        </w:rPr>
        <w:t xml:space="preserve"> exist without library. That’s why it is composition.</w:t>
      </w:r>
    </w:p>
    <w:p w:rsidR="0080464D" w:rsidRPr="0080464D" w:rsidRDefault="0080464D" w:rsidP="0080464D">
      <w:pPr>
        <w:shd w:val="clear" w:color="auto" w:fill="FFFFFF"/>
        <w:spacing w:after="0" w:line="240" w:lineRule="auto"/>
        <w:jc w:val="center"/>
        <w:textAlignment w:val="baseline"/>
        <w:rPr>
          <w:rFonts w:ascii="Helvetica" w:eastAsia="Times New Roman" w:hAnsi="Helvetica" w:cs="Helvetica"/>
          <w:color w:val="000000"/>
          <w:sz w:val="20"/>
          <w:szCs w:val="20"/>
        </w:rPr>
      </w:pPr>
      <w:r w:rsidRPr="0080464D">
        <w:rPr>
          <w:rFonts w:ascii="Helvetica" w:eastAsia="Times New Roman" w:hAnsi="Helvetica" w:cs="Helvetica"/>
          <w:b/>
          <w:bCs/>
          <w:color w:val="000000"/>
          <w:sz w:val="23"/>
        </w:rPr>
        <w:t xml:space="preserve">Aggregation </w:t>
      </w:r>
      <w:proofErr w:type="spellStart"/>
      <w:r w:rsidRPr="0080464D">
        <w:rPr>
          <w:rFonts w:ascii="Helvetica" w:eastAsia="Times New Roman" w:hAnsi="Helvetica" w:cs="Helvetica"/>
          <w:b/>
          <w:bCs/>
          <w:color w:val="000000"/>
          <w:sz w:val="23"/>
        </w:rPr>
        <w:t>vs</w:t>
      </w:r>
      <w:proofErr w:type="spellEnd"/>
      <w:r w:rsidRPr="0080464D">
        <w:rPr>
          <w:rFonts w:ascii="Helvetica" w:eastAsia="Times New Roman" w:hAnsi="Helvetica" w:cs="Helvetica"/>
          <w:b/>
          <w:bCs/>
          <w:color w:val="000000"/>
          <w:sz w:val="23"/>
        </w:rPr>
        <w:t xml:space="preserve"> Composition</w:t>
      </w:r>
    </w:p>
    <w:p w:rsidR="0080464D" w:rsidRPr="0080464D" w:rsidRDefault="0080464D" w:rsidP="0080464D">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b/>
          <w:bCs/>
          <w:color w:val="000000"/>
          <w:sz w:val="23"/>
        </w:rPr>
        <w:t>Dependency:</w:t>
      </w:r>
      <w:r w:rsidRPr="0080464D">
        <w:rPr>
          <w:rFonts w:ascii="Helvetica" w:eastAsia="Times New Roman" w:hAnsi="Helvetica" w:cs="Helvetica"/>
          <w:color w:val="000000"/>
          <w:sz w:val="20"/>
          <w:szCs w:val="20"/>
        </w:rPr>
        <w:t> Aggregation implies a relationship where the child </w:t>
      </w:r>
      <w:r w:rsidRPr="0080464D">
        <w:rPr>
          <w:rFonts w:ascii="Helvetica" w:eastAsia="Times New Roman" w:hAnsi="Helvetica" w:cs="Helvetica"/>
          <w:b/>
          <w:bCs/>
          <w:color w:val="000000"/>
          <w:sz w:val="23"/>
        </w:rPr>
        <w:t xml:space="preserve">can </w:t>
      </w:r>
      <w:proofErr w:type="gramStart"/>
      <w:r w:rsidRPr="0080464D">
        <w:rPr>
          <w:rFonts w:ascii="Helvetica" w:eastAsia="Times New Roman" w:hAnsi="Helvetica" w:cs="Helvetica"/>
          <w:b/>
          <w:bCs/>
          <w:color w:val="000000"/>
          <w:sz w:val="23"/>
        </w:rPr>
        <w:t>exist</w:t>
      </w:r>
      <w:proofErr w:type="gramEnd"/>
      <w:r w:rsidRPr="0080464D">
        <w:rPr>
          <w:rFonts w:ascii="Helvetica" w:eastAsia="Times New Roman" w:hAnsi="Helvetica" w:cs="Helvetica"/>
          <w:b/>
          <w:bCs/>
          <w:color w:val="000000"/>
          <w:sz w:val="23"/>
        </w:rPr>
        <w:t xml:space="preserve"> </w:t>
      </w:r>
      <w:proofErr w:type="spellStart"/>
      <w:r w:rsidRPr="0080464D">
        <w:rPr>
          <w:rFonts w:ascii="Helvetica" w:eastAsia="Times New Roman" w:hAnsi="Helvetica" w:cs="Helvetica"/>
          <w:b/>
          <w:bCs/>
          <w:color w:val="000000"/>
          <w:sz w:val="23"/>
        </w:rPr>
        <w:t>independently</w:t>
      </w:r>
      <w:r w:rsidRPr="0080464D">
        <w:rPr>
          <w:rFonts w:ascii="Helvetica" w:eastAsia="Times New Roman" w:hAnsi="Helvetica" w:cs="Helvetica"/>
          <w:color w:val="000000"/>
          <w:sz w:val="20"/>
          <w:szCs w:val="20"/>
        </w:rPr>
        <w:t>of</w:t>
      </w:r>
      <w:proofErr w:type="spellEnd"/>
      <w:r w:rsidRPr="0080464D">
        <w:rPr>
          <w:rFonts w:ascii="Helvetica" w:eastAsia="Times New Roman" w:hAnsi="Helvetica" w:cs="Helvetica"/>
          <w:color w:val="000000"/>
          <w:sz w:val="20"/>
          <w:szCs w:val="20"/>
        </w:rPr>
        <w:t xml:space="preserve"> the parent. For example, Bank and Employee, delete the Bank and the Employee still exist. </w:t>
      </w:r>
      <w:proofErr w:type="gramStart"/>
      <w:r w:rsidRPr="0080464D">
        <w:rPr>
          <w:rFonts w:ascii="Helvetica" w:eastAsia="Times New Roman" w:hAnsi="Helvetica" w:cs="Helvetica"/>
          <w:color w:val="000000"/>
          <w:sz w:val="20"/>
          <w:szCs w:val="20"/>
        </w:rPr>
        <w:t>whereas</w:t>
      </w:r>
      <w:proofErr w:type="gramEnd"/>
      <w:r w:rsidRPr="0080464D">
        <w:rPr>
          <w:rFonts w:ascii="Helvetica" w:eastAsia="Times New Roman" w:hAnsi="Helvetica" w:cs="Helvetica"/>
          <w:color w:val="000000"/>
          <w:sz w:val="20"/>
          <w:szCs w:val="20"/>
        </w:rPr>
        <w:t xml:space="preserve"> Composition implies a relationship where the child </w:t>
      </w:r>
      <w:r w:rsidRPr="0080464D">
        <w:rPr>
          <w:rFonts w:ascii="Helvetica" w:eastAsia="Times New Roman" w:hAnsi="Helvetica" w:cs="Helvetica"/>
          <w:b/>
          <w:bCs/>
          <w:color w:val="000000"/>
          <w:sz w:val="23"/>
        </w:rPr>
        <w:t>cannot exist independent</w:t>
      </w:r>
      <w:r w:rsidRPr="0080464D">
        <w:rPr>
          <w:rFonts w:ascii="Helvetica" w:eastAsia="Times New Roman" w:hAnsi="Helvetica" w:cs="Helvetica"/>
          <w:color w:val="000000"/>
          <w:sz w:val="20"/>
          <w:szCs w:val="20"/>
        </w:rPr>
        <w:t> of the parent. Example: Human and heart, heart don’t exist separate to a Human</w:t>
      </w:r>
    </w:p>
    <w:p w:rsidR="0080464D" w:rsidRPr="0080464D" w:rsidRDefault="0080464D" w:rsidP="0080464D">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b/>
          <w:bCs/>
          <w:color w:val="000000"/>
          <w:sz w:val="23"/>
        </w:rPr>
        <w:t>Type of Relationship:</w:t>
      </w:r>
      <w:r w:rsidRPr="0080464D">
        <w:rPr>
          <w:rFonts w:ascii="Helvetica" w:eastAsia="Times New Roman" w:hAnsi="Helvetica" w:cs="Helvetica"/>
          <w:color w:val="000000"/>
          <w:sz w:val="20"/>
          <w:szCs w:val="20"/>
        </w:rPr>
        <w:t> Aggregation relation is </w:t>
      </w:r>
      <w:r w:rsidRPr="0080464D">
        <w:rPr>
          <w:rFonts w:ascii="Helvetica" w:eastAsia="Times New Roman" w:hAnsi="Helvetica" w:cs="Helvetica"/>
          <w:b/>
          <w:bCs/>
          <w:color w:val="000000"/>
          <w:sz w:val="23"/>
        </w:rPr>
        <w:t>“has-a”</w:t>
      </w:r>
      <w:r w:rsidRPr="0080464D">
        <w:rPr>
          <w:rFonts w:ascii="Helvetica" w:eastAsia="Times New Roman" w:hAnsi="Helvetica" w:cs="Helvetica"/>
          <w:color w:val="000000"/>
          <w:sz w:val="20"/>
          <w:szCs w:val="20"/>
        </w:rPr>
        <w:t> and composition is </w:t>
      </w:r>
      <w:r w:rsidRPr="0080464D">
        <w:rPr>
          <w:rFonts w:ascii="Helvetica" w:eastAsia="Times New Roman" w:hAnsi="Helvetica" w:cs="Helvetica"/>
          <w:b/>
          <w:bCs/>
          <w:color w:val="000000"/>
          <w:sz w:val="23"/>
        </w:rPr>
        <w:t>“part-</w:t>
      </w:r>
      <w:proofErr w:type="spellStart"/>
      <w:r w:rsidRPr="0080464D">
        <w:rPr>
          <w:rFonts w:ascii="Helvetica" w:eastAsia="Times New Roman" w:hAnsi="Helvetica" w:cs="Helvetica"/>
          <w:b/>
          <w:bCs/>
          <w:color w:val="000000"/>
          <w:sz w:val="23"/>
        </w:rPr>
        <w:t>of”</w:t>
      </w:r>
      <w:r w:rsidRPr="0080464D">
        <w:rPr>
          <w:rFonts w:ascii="Helvetica" w:eastAsia="Times New Roman" w:hAnsi="Helvetica" w:cs="Helvetica"/>
          <w:color w:val="000000"/>
          <w:sz w:val="20"/>
          <w:szCs w:val="20"/>
        </w:rPr>
        <w:t>relation</w:t>
      </w:r>
      <w:proofErr w:type="spellEnd"/>
      <w:r w:rsidRPr="0080464D">
        <w:rPr>
          <w:rFonts w:ascii="Helvetica" w:eastAsia="Times New Roman" w:hAnsi="Helvetica" w:cs="Helvetica"/>
          <w:color w:val="000000"/>
          <w:sz w:val="20"/>
          <w:szCs w:val="20"/>
        </w:rPr>
        <w:t>.</w:t>
      </w:r>
    </w:p>
    <w:p w:rsidR="0080464D" w:rsidRPr="0080464D" w:rsidRDefault="0080464D" w:rsidP="0080464D">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b/>
          <w:bCs/>
          <w:color w:val="000000"/>
          <w:sz w:val="23"/>
        </w:rPr>
        <w:t>Type of association: </w:t>
      </w:r>
      <w:r w:rsidRPr="0080464D">
        <w:rPr>
          <w:rFonts w:ascii="Helvetica" w:eastAsia="Times New Roman" w:hAnsi="Helvetica" w:cs="Helvetica"/>
          <w:color w:val="000000"/>
          <w:sz w:val="20"/>
          <w:szCs w:val="20"/>
        </w:rPr>
        <w:t>Composition is a </w:t>
      </w:r>
      <w:r w:rsidRPr="0080464D">
        <w:rPr>
          <w:rFonts w:ascii="Helvetica" w:eastAsia="Times New Roman" w:hAnsi="Helvetica" w:cs="Helvetica"/>
          <w:b/>
          <w:bCs/>
          <w:color w:val="000000"/>
          <w:sz w:val="23"/>
        </w:rPr>
        <w:t>strong</w:t>
      </w:r>
      <w:r w:rsidRPr="0080464D">
        <w:rPr>
          <w:rFonts w:ascii="Helvetica" w:eastAsia="Times New Roman" w:hAnsi="Helvetica" w:cs="Helvetica"/>
          <w:color w:val="000000"/>
          <w:sz w:val="20"/>
          <w:szCs w:val="20"/>
        </w:rPr>
        <w:t> Association whereas Aggregation is a </w:t>
      </w:r>
      <w:proofErr w:type="spellStart"/>
      <w:r w:rsidRPr="0080464D">
        <w:rPr>
          <w:rFonts w:ascii="Helvetica" w:eastAsia="Times New Roman" w:hAnsi="Helvetica" w:cs="Helvetica"/>
          <w:b/>
          <w:bCs/>
          <w:color w:val="000000"/>
          <w:sz w:val="23"/>
        </w:rPr>
        <w:t>weak</w:t>
      </w:r>
      <w:r w:rsidRPr="0080464D">
        <w:rPr>
          <w:rFonts w:ascii="Helvetica" w:eastAsia="Times New Roman" w:hAnsi="Helvetica" w:cs="Helvetica"/>
          <w:color w:val="000000"/>
          <w:sz w:val="20"/>
          <w:szCs w:val="20"/>
        </w:rPr>
        <w:t>Association</w:t>
      </w:r>
      <w:proofErr w:type="spellEnd"/>
      <w:r w:rsidRPr="0080464D">
        <w:rPr>
          <w:rFonts w:ascii="Helvetica" w:eastAsia="Times New Roman" w:hAnsi="Helvetica" w:cs="Helvetica"/>
          <w:color w:val="000000"/>
          <w:sz w:val="20"/>
          <w:szCs w:val="20"/>
        </w:rPr>
        <w:t>.</w:t>
      </w:r>
    </w:p>
    <w:tbl>
      <w:tblPr>
        <w:tblW w:w="9660" w:type="dxa"/>
        <w:tblCellMar>
          <w:left w:w="0" w:type="dxa"/>
          <w:right w:w="0" w:type="dxa"/>
        </w:tblCellMar>
        <w:tblLook w:val="04A0"/>
      </w:tblPr>
      <w:tblGrid>
        <w:gridCol w:w="9660"/>
      </w:tblGrid>
      <w:tr w:rsidR="0080464D" w:rsidRPr="0080464D" w:rsidTr="0080464D">
        <w:tc>
          <w:tcPr>
            <w:tcW w:w="9660" w:type="dxa"/>
            <w:vAlign w:val="center"/>
            <w:hideMark/>
          </w:tcPr>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lastRenderedPageBreak/>
              <w:t>// Java program to illustrate the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difference between Aggregation</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Composition.</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proofErr w:type="gramStart"/>
            <w:r w:rsidRPr="0080464D">
              <w:rPr>
                <w:rFonts w:ascii="Courier New" w:eastAsia="Times New Roman" w:hAnsi="Courier New" w:cs="Courier New"/>
                <w:sz w:val="20"/>
              </w:rPr>
              <w:t>import</w:t>
            </w:r>
            <w:proofErr w:type="gramEnd"/>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java.io.*;</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Engine class which will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be used by car. so 'Car'</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class will have a field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of Engine type.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Engine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starting an engine.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void</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work()</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System.out.println</w:t>
            </w:r>
            <w:proofErr w:type="spellEnd"/>
            <w:r w:rsidRPr="0080464D">
              <w:rPr>
                <w:rFonts w:ascii="Courier New" w:eastAsia="Times New Roman" w:hAnsi="Courier New" w:cs="Courier New"/>
                <w:sz w:val="20"/>
              </w:rPr>
              <w:t>("Engine of car has been started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Engine class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final</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Car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 For a car to move,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 it need to have </w:t>
            </w:r>
            <w:proofErr w:type="gramStart"/>
            <w:r w:rsidRPr="0080464D">
              <w:rPr>
                <w:rFonts w:ascii="Courier New" w:eastAsia="Times New Roman" w:hAnsi="Courier New" w:cs="Courier New"/>
                <w:sz w:val="20"/>
              </w:rPr>
              <w:t>a</w:t>
            </w:r>
            <w:proofErr w:type="gramEnd"/>
            <w:r w:rsidRPr="0080464D">
              <w:rPr>
                <w:rFonts w:ascii="Courier New" w:eastAsia="Times New Roman" w:hAnsi="Courier New" w:cs="Courier New"/>
                <w:sz w:val="20"/>
              </w:rPr>
              <w:t xml:space="preserve"> engine.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private</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final</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Engine </w:t>
            </w:r>
            <w:proofErr w:type="spellStart"/>
            <w:r w:rsidRPr="0080464D">
              <w:rPr>
                <w:rFonts w:ascii="Courier New" w:eastAsia="Times New Roman" w:hAnsi="Courier New" w:cs="Courier New"/>
                <w:sz w:val="20"/>
              </w:rPr>
              <w:t>engine</w:t>
            </w:r>
            <w:proofErr w:type="spellEnd"/>
            <w:r w:rsidRPr="0080464D">
              <w:rPr>
                <w:rFonts w:ascii="Courier New" w:eastAsia="Times New Roman" w:hAnsi="Courier New" w:cs="Courier New"/>
                <w:sz w:val="20"/>
              </w:rPr>
              <w:t>; // Composition</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//private Engine </w:t>
            </w:r>
            <w:proofErr w:type="spellStart"/>
            <w:r w:rsidRPr="0080464D">
              <w:rPr>
                <w:rFonts w:ascii="Courier New" w:eastAsia="Times New Roman" w:hAnsi="Courier New" w:cs="Courier New"/>
                <w:sz w:val="20"/>
              </w:rPr>
              <w:t>engine</w:t>
            </w:r>
            <w:proofErr w:type="spellEnd"/>
            <w:r w:rsidRPr="0080464D">
              <w:rPr>
                <w:rFonts w:ascii="Courier New" w:eastAsia="Times New Roman" w:hAnsi="Courier New" w:cs="Courier New"/>
                <w:sz w:val="20"/>
              </w:rPr>
              <w:t>;     // Aggregation</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Car(Engine engine)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this.engine</w:t>
            </w:r>
            <w:proofErr w:type="spellEnd"/>
            <w:r w:rsidRPr="0080464D">
              <w:rPr>
                <w:rFonts w:ascii="Courier New" w:eastAsia="Times New Roman" w:hAnsi="Courier New" w:cs="Courier New"/>
                <w:sz w:val="20"/>
              </w:rPr>
              <w:t xml:space="preserve"> = engine;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car start moving by starting engine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void</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move()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//if(engine != null)</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engine.work</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System.out.println</w:t>
            </w:r>
            <w:proofErr w:type="spellEnd"/>
            <w:r w:rsidRPr="0080464D">
              <w:rPr>
                <w:rFonts w:ascii="Courier New" w:eastAsia="Times New Roman" w:hAnsi="Courier New" w:cs="Courier New"/>
                <w:sz w:val="20"/>
              </w:rPr>
              <w:t>("Car is moving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GFG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static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void</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main (String[] </w:t>
            </w:r>
            <w:proofErr w:type="spellStart"/>
            <w:r w:rsidRPr="0080464D">
              <w:rPr>
                <w:rFonts w:ascii="Courier New" w:eastAsia="Times New Roman" w:hAnsi="Courier New" w:cs="Courier New"/>
                <w:sz w:val="20"/>
              </w:rPr>
              <w:t>args</w:t>
            </w:r>
            <w:proofErr w:type="spellEnd"/>
            <w:r w:rsidRPr="0080464D">
              <w:rPr>
                <w:rFonts w:ascii="Courier New" w:eastAsia="Times New Roman" w:hAnsi="Courier New" w:cs="Courier New"/>
                <w:sz w:val="20"/>
              </w:rPr>
              <w:t xml:space="preserv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 making an engine by creating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an instance of Engine class.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Engine engine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Engine();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Making a car with engine.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lastRenderedPageBreak/>
              <w:t xml:space="preserve">        // so we are passing a engine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instance as an argument while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 creating </w:t>
            </w:r>
            <w:proofErr w:type="spellStart"/>
            <w:r w:rsidRPr="0080464D">
              <w:rPr>
                <w:rFonts w:ascii="Courier New" w:eastAsia="Times New Roman" w:hAnsi="Courier New" w:cs="Courier New"/>
                <w:sz w:val="20"/>
              </w:rPr>
              <w:t>instace</w:t>
            </w:r>
            <w:proofErr w:type="spellEnd"/>
            <w:r w:rsidRPr="0080464D">
              <w:rPr>
                <w:rFonts w:ascii="Courier New" w:eastAsia="Times New Roman" w:hAnsi="Courier New" w:cs="Courier New"/>
                <w:sz w:val="20"/>
              </w:rPr>
              <w:t xml:space="preserve"> of Car.</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Car car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Car(engine);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car.move</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tc>
      </w:tr>
    </w:tbl>
    <w:p w:rsidR="0080464D" w:rsidRPr="0080464D" w:rsidRDefault="0080464D" w:rsidP="0080464D">
      <w:pPr>
        <w:shd w:val="clear" w:color="auto" w:fill="FFFFFF"/>
        <w:spacing w:after="0" w:line="285" w:lineRule="atLeast"/>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lastRenderedPageBreak/>
        <w:t>Run on IDE</w:t>
      </w:r>
    </w:p>
    <w:p w:rsidR="0080464D" w:rsidRPr="0080464D" w:rsidRDefault="0080464D" w:rsidP="0080464D">
      <w:pPr>
        <w:shd w:val="clear" w:color="auto" w:fill="FFFFFF"/>
        <w:spacing w:after="15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Output:</w:t>
      </w:r>
    </w:p>
    <w:p w:rsidR="0080464D" w:rsidRPr="0080464D" w:rsidRDefault="0080464D" w:rsidP="0080464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80464D">
        <w:rPr>
          <w:rFonts w:ascii="Consolas" w:eastAsia="Times New Roman" w:hAnsi="Consolas" w:cs="Courier New"/>
          <w:color w:val="000000"/>
          <w:sz w:val="18"/>
          <w:szCs w:val="18"/>
        </w:rPr>
        <w:t xml:space="preserve">Engine of car has been started </w:t>
      </w:r>
    </w:p>
    <w:p w:rsidR="0080464D" w:rsidRPr="0080464D" w:rsidRDefault="0080464D" w:rsidP="0080464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80464D">
        <w:rPr>
          <w:rFonts w:ascii="Consolas" w:eastAsia="Times New Roman" w:hAnsi="Consolas" w:cs="Courier New"/>
          <w:color w:val="000000"/>
          <w:sz w:val="18"/>
          <w:szCs w:val="18"/>
        </w:rPr>
        <w:t xml:space="preserve">Car is moving </w:t>
      </w:r>
    </w:p>
    <w:p w:rsidR="00D2002F" w:rsidRDefault="00433CC5" w:rsidP="00433CC5">
      <w:pPr>
        <w:pStyle w:val="Heading1"/>
        <w:numPr>
          <w:ilvl w:val="0"/>
          <w:numId w:val="4"/>
        </w:numPr>
      </w:pPr>
      <w:r w:rsidRPr="00433CC5">
        <w:t>JDK 7 Features:</w:t>
      </w:r>
    </w:p>
    <w:p w:rsidR="005217EF" w:rsidRDefault="005217EF" w:rsidP="00296ABA">
      <w:pPr>
        <w:pStyle w:val="Heading2"/>
        <w:ind w:left="1440"/>
      </w:pPr>
      <w:r>
        <w:t>Diamond Operator</w:t>
      </w:r>
    </w:p>
    <w:p w:rsidR="005217EF" w:rsidRDefault="005217EF" w:rsidP="00296ABA">
      <w:pPr>
        <w:pStyle w:val="Heading2"/>
        <w:ind w:left="1440"/>
      </w:pPr>
      <w:r>
        <w:t>Using strings in switch statements</w:t>
      </w:r>
    </w:p>
    <w:p w:rsidR="003A4E72" w:rsidRPr="004E6F40" w:rsidRDefault="004E6F40" w:rsidP="004E6F40">
      <w:pPr>
        <w:pStyle w:val="Heading2"/>
        <w:rPr>
          <w:rFonts w:ascii="Helvetica" w:eastAsia="Times New Roman" w:hAnsi="Helvetica" w:cs="Helvetica"/>
          <w:color w:val="610B38"/>
          <w:kern w:val="36"/>
          <w:sz w:val="44"/>
          <w:szCs w:val="44"/>
        </w:rPr>
      </w:pPr>
      <w:r w:rsidRPr="005E26E7">
        <w:rPr>
          <w:rFonts w:ascii="Verdana" w:eastAsia="Times New Roman" w:hAnsi="Verdana" w:cs="Helvetica"/>
          <w:color w:val="610B38"/>
          <w:kern w:val="36"/>
          <w:sz w:val="28"/>
          <w:szCs w:val="28"/>
        </w:rPr>
        <w:t>Java 7 JDBC Improvements</w:t>
      </w:r>
      <w:r>
        <w:rPr>
          <w:rFonts w:ascii="Helvetica" w:eastAsia="Times New Roman" w:hAnsi="Helvetica" w:cs="Helvetica"/>
          <w:color w:val="610B38"/>
          <w:kern w:val="36"/>
          <w:sz w:val="44"/>
          <w:szCs w:val="44"/>
        </w:rPr>
        <w:t xml:space="preserve">                        </w:t>
      </w:r>
      <w:r w:rsidR="005E26E7">
        <w:rPr>
          <w:rFonts w:ascii="Helvetica" w:eastAsia="Times New Roman" w:hAnsi="Helvetica" w:cs="Helvetica"/>
          <w:color w:val="610B38"/>
          <w:kern w:val="36"/>
          <w:sz w:val="44"/>
          <w:szCs w:val="44"/>
        </w:rPr>
        <w:t xml:space="preserve">           </w:t>
      </w:r>
      <w:r w:rsidRPr="005E26E7">
        <w:t xml:space="preserve"> </w:t>
      </w:r>
      <w:r w:rsidR="003A4E72">
        <w:t>Automatic resource management</w:t>
      </w:r>
    </w:p>
    <w:p w:rsidR="00C27B5C" w:rsidRDefault="00C27B5C" w:rsidP="00296ABA">
      <w:pPr>
        <w:pStyle w:val="Heading2"/>
        <w:ind w:left="1440"/>
      </w:pPr>
      <w:r>
        <w:t>Numeric literals with underscores</w:t>
      </w:r>
    </w:p>
    <w:p w:rsidR="00957581" w:rsidRDefault="00957581" w:rsidP="00296ABA">
      <w:pPr>
        <w:pStyle w:val="Heading2"/>
        <w:ind w:left="1440"/>
      </w:pPr>
      <w:r>
        <w:t>Improved exception handling</w:t>
      </w:r>
    </w:p>
    <w:p w:rsidR="00F00C94" w:rsidRDefault="00F00C94" w:rsidP="00296ABA">
      <w:pPr>
        <w:pStyle w:val="Heading2"/>
        <w:ind w:left="1440"/>
      </w:pPr>
      <w:r>
        <w:t>New file system API (NIO 2.0)</w:t>
      </w:r>
    </w:p>
    <w:p w:rsidR="00317C2A" w:rsidRDefault="00317C2A" w:rsidP="00296ABA">
      <w:pPr>
        <w:pStyle w:val="Heading2"/>
        <w:ind w:left="1440"/>
      </w:pPr>
      <w:r>
        <w:t>Fork and Join</w:t>
      </w:r>
    </w:p>
    <w:p w:rsidR="00317C2A" w:rsidRDefault="00317C2A" w:rsidP="00296ABA">
      <w:pPr>
        <w:pStyle w:val="Heading2"/>
        <w:ind w:left="1440"/>
      </w:pPr>
      <w:r>
        <w:t>Supporting dynamism</w:t>
      </w:r>
    </w:p>
    <w:p w:rsidR="00317C2A" w:rsidRPr="00317C2A" w:rsidRDefault="00C67D26" w:rsidP="00317C2A">
      <w:r>
        <w:tab/>
      </w:r>
      <w:r>
        <w:tab/>
      </w:r>
      <w:r>
        <w:rPr>
          <w:noProof/>
        </w:rPr>
        <w:drawing>
          <wp:inline distT="0" distB="0" distL="0" distR="0">
            <wp:extent cx="3676650" cy="27908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676650" cy="2790825"/>
                    </a:xfrm>
                    <a:prstGeom prst="rect">
                      <a:avLst/>
                    </a:prstGeom>
                    <a:noFill/>
                    <a:ln w="9525">
                      <a:noFill/>
                      <a:miter lim="800000"/>
                      <a:headEnd/>
                      <a:tailEnd/>
                    </a:ln>
                  </pic:spPr>
                </pic:pic>
              </a:graphicData>
            </a:graphic>
          </wp:inline>
        </w:drawing>
      </w:r>
    </w:p>
    <w:p w:rsidR="00E9070A" w:rsidRDefault="00E9070A" w:rsidP="0099045B">
      <w:pPr>
        <w:pStyle w:val="Heading2"/>
      </w:pPr>
      <w:r>
        <w:lastRenderedPageBreak/>
        <w:t>Diamond Operator Examples</w:t>
      </w:r>
    </w:p>
    <w:p w:rsidR="00E9070A" w:rsidRDefault="006159A2" w:rsidP="00E9070A">
      <w:r>
        <w:t xml:space="preserve">Old style of </w:t>
      </w:r>
      <w:proofErr w:type="spellStart"/>
      <w:r>
        <w:t>list</w:t>
      </w:r>
      <w:proofErr w:type="gramStart"/>
      <w:r>
        <w:t>,map,set</w:t>
      </w:r>
      <w:proofErr w:type="spellEnd"/>
      <w:proofErr w:type="gramEnd"/>
      <w:r>
        <w:t xml:space="preserve"> declarations.</w:t>
      </w:r>
    </w:p>
    <w:p w:rsidR="006159A2" w:rsidRDefault="006159A2" w:rsidP="00E9070A">
      <w:r>
        <w:rPr>
          <w:noProof/>
        </w:rPr>
        <w:drawing>
          <wp:inline distT="0" distB="0" distL="0" distR="0">
            <wp:extent cx="4981575" cy="22002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981575" cy="2200275"/>
                    </a:xfrm>
                    <a:prstGeom prst="rect">
                      <a:avLst/>
                    </a:prstGeom>
                    <a:noFill/>
                    <a:ln w="9525">
                      <a:noFill/>
                      <a:miter lim="800000"/>
                      <a:headEnd/>
                      <a:tailEnd/>
                    </a:ln>
                  </pic:spPr>
                </pic:pic>
              </a:graphicData>
            </a:graphic>
          </wp:inline>
        </w:drawing>
      </w:r>
    </w:p>
    <w:p w:rsidR="006159A2" w:rsidRPr="006159A2" w:rsidRDefault="006159A2" w:rsidP="006159A2">
      <w:pPr>
        <w:spacing w:after="0" w:line="240" w:lineRule="auto"/>
        <w:rPr>
          <w:rFonts w:ascii="Times New Roman" w:eastAsia="Times New Roman" w:hAnsi="Times New Roman" w:cs="Times New Roman"/>
          <w:sz w:val="24"/>
          <w:szCs w:val="24"/>
        </w:rPr>
      </w:pPr>
      <w:r w:rsidRPr="006159A2">
        <w:rPr>
          <w:rFonts w:ascii="Helvetica" w:eastAsia="Times New Roman" w:hAnsi="Helvetica" w:cs="Helvetica"/>
          <w:color w:val="333333"/>
          <w:sz w:val="21"/>
          <w:szCs w:val="21"/>
          <w:shd w:val="clear" w:color="auto" w:fill="FFFFFF"/>
        </w:rPr>
        <w:t xml:space="preserve">Why do we have to declare the parameter types on both </w:t>
      </w:r>
      <w:proofErr w:type="gramStart"/>
      <w:r w:rsidRPr="006159A2">
        <w:rPr>
          <w:rFonts w:ascii="Helvetica" w:eastAsia="Times New Roman" w:hAnsi="Helvetica" w:cs="Helvetica"/>
          <w:color w:val="333333"/>
          <w:sz w:val="21"/>
          <w:szCs w:val="21"/>
          <w:shd w:val="clear" w:color="auto" w:fill="FFFFFF"/>
        </w:rPr>
        <w:t>side</w:t>
      </w:r>
      <w:proofErr w:type="gramEnd"/>
      <w:r w:rsidRPr="006159A2">
        <w:rPr>
          <w:rFonts w:ascii="Helvetica" w:eastAsia="Times New Roman" w:hAnsi="Helvetica" w:cs="Helvetica"/>
          <w:color w:val="333333"/>
          <w:sz w:val="21"/>
          <w:szCs w:val="21"/>
          <w:shd w:val="clear" w:color="auto" w:fill="FFFFFF"/>
        </w:rPr>
        <w:t>? The parameter types on the right-hand side seem to be redundant, right? So in Java 7 and later, developer can now replace the right-hand side parameters with an empty set of parameters like this:</w:t>
      </w:r>
    </w:p>
    <w:p w:rsidR="006159A2" w:rsidRPr="00E9070A" w:rsidRDefault="006159A2" w:rsidP="006159A2">
      <w:r w:rsidRPr="006159A2">
        <w:rPr>
          <w:rFonts w:ascii="Helvetica" w:eastAsia="Times New Roman" w:hAnsi="Helvetica" w:cs="Helvetica"/>
          <w:color w:val="333333"/>
          <w:sz w:val="21"/>
          <w:szCs w:val="21"/>
          <w:shd w:val="clear" w:color="auto" w:fill="FFFFFF"/>
        </w:rPr>
        <w:t> </w:t>
      </w:r>
      <w:r w:rsidR="00B555E7">
        <w:rPr>
          <w:rFonts w:ascii="Helvetica" w:eastAsia="Times New Roman" w:hAnsi="Helvetica" w:cs="Helvetica"/>
          <w:noProof/>
          <w:color w:val="333333"/>
          <w:sz w:val="21"/>
          <w:szCs w:val="21"/>
          <w:shd w:val="clear" w:color="auto" w:fill="FFFFFF"/>
        </w:rPr>
        <w:drawing>
          <wp:inline distT="0" distB="0" distL="0" distR="0">
            <wp:extent cx="5731510" cy="222885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731510" cy="2228850"/>
                    </a:xfrm>
                    <a:prstGeom prst="rect">
                      <a:avLst/>
                    </a:prstGeom>
                    <a:noFill/>
                    <a:ln w="9525">
                      <a:noFill/>
                      <a:miter lim="800000"/>
                      <a:headEnd/>
                      <a:tailEnd/>
                    </a:ln>
                  </pic:spPr>
                </pic:pic>
              </a:graphicData>
            </a:graphic>
          </wp:inline>
        </w:drawing>
      </w:r>
    </w:p>
    <w:p w:rsidR="00E9070A" w:rsidRDefault="00E9070A" w:rsidP="00974AEC">
      <w:pPr>
        <w:pStyle w:val="Heading2"/>
      </w:pPr>
      <w:r>
        <w:t>Using strings in switch statements</w:t>
      </w:r>
      <w:r w:rsidR="00267363">
        <w:t xml:space="preserve"> Examples</w:t>
      </w:r>
    </w:p>
    <w:p w:rsidR="00C54BB0" w:rsidRPr="00C54BB0" w:rsidRDefault="00C54BB0" w:rsidP="00800941">
      <w:pPr>
        <w:pStyle w:val="NoSpacing"/>
        <w:rPr>
          <w:rFonts w:eastAsia="Times New Roman"/>
          <w:kern w:val="36"/>
        </w:rPr>
      </w:pPr>
      <w:r w:rsidRPr="00C54BB0">
        <w:rPr>
          <w:rFonts w:eastAsia="Times New Roman"/>
          <w:kern w:val="36"/>
        </w:rPr>
        <w:t>String in Switch Statement</w:t>
      </w:r>
    </w:p>
    <w:p w:rsidR="00974AEC" w:rsidRDefault="00974AEC" w:rsidP="00974AEC">
      <w:r>
        <w:rPr>
          <w:noProof/>
        </w:rPr>
        <w:drawing>
          <wp:inline distT="0" distB="0" distL="0" distR="0">
            <wp:extent cx="5718771" cy="22193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731510" cy="2224269"/>
                    </a:xfrm>
                    <a:prstGeom prst="rect">
                      <a:avLst/>
                    </a:prstGeom>
                    <a:noFill/>
                    <a:ln w="9525">
                      <a:noFill/>
                      <a:miter lim="800000"/>
                      <a:headEnd/>
                      <a:tailEnd/>
                    </a:ln>
                  </pic:spPr>
                </pic:pic>
              </a:graphicData>
            </a:graphic>
          </wp:inline>
        </w:drawing>
      </w:r>
    </w:p>
    <w:p w:rsidR="00C055CE" w:rsidRDefault="00C055CE" w:rsidP="00974AEC"/>
    <w:p w:rsidR="00C055CE" w:rsidRPr="00974AEC" w:rsidRDefault="00C055CE" w:rsidP="00974AEC">
      <w:r>
        <w:rPr>
          <w:noProof/>
        </w:rPr>
        <w:lastRenderedPageBreak/>
        <w:drawing>
          <wp:inline distT="0" distB="0" distL="0" distR="0">
            <wp:extent cx="2571750" cy="43529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2571750" cy="4352925"/>
                    </a:xfrm>
                    <a:prstGeom prst="rect">
                      <a:avLst/>
                    </a:prstGeom>
                    <a:noFill/>
                    <a:ln w="9525">
                      <a:noFill/>
                      <a:miter lim="800000"/>
                      <a:headEnd/>
                      <a:tailEnd/>
                    </a:ln>
                  </pic:spPr>
                </pic:pic>
              </a:graphicData>
            </a:graphic>
          </wp:inline>
        </w:drawing>
      </w:r>
      <w:r w:rsidR="00B20B99" w:rsidRPr="00B20B99">
        <w:t xml:space="preserve"> </w:t>
      </w:r>
      <w:r w:rsidR="00B20B99">
        <w:rPr>
          <w:noProof/>
        </w:rPr>
        <w:drawing>
          <wp:inline distT="0" distB="0" distL="0" distR="0">
            <wp:extent cx="2952750" cy="42291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2952750" cy="4229100"/>
                    </a:xfrm>
                    <a:prstGeom prst="rect">
                      <a:avLst/>
                    </a:prstGeom>
                    <a:noFill/>
                    <a:ln w="9525">
                      <a:noFill/>
                      <a:miter lim="800000"/>
                      <a:headEnd/>
                      <a:tailEnd/>
                    </a:ln>
                  </pic:spPr>
                </pic:pic>
              </a:graphicData>
            </a:graphic>
          </wp:inline>
        </w:drawing>
      </w:r>
    </w:p>
    <w:p w:rsidR="009B570A" w:rsidRDefault="005D3B8E" w:rsidP="0070480B">
      <w:pPr>
        <w:pStyle w:val="Heading2"/>
      </w:pPr>
      <w:r w:rsidRPr="005E26E7">
        <w:rPr>
          <w:rFonts w:ascii="Verdana" w:eastAsia="Times New Roman" w:hAnsi="Verdana"/>
          <w:kern w:val="36"/>
          <w:sz w:val="28"/>
          <w:szCs w:val="28"/>
        </w:rPr>
        <w:t>Java 7 JDBC Improvements</w:t>
      </w:r>
      <w:r>
        <w:rPr>
          <w:rFonts w:eastAsia="Times New Roman"/>
          <w:kern w:val="36"/>
        </w:rPr>
        <w:t xml:space="preserve"> </w:t>
      </w:r>
      <w:r w:rsidR="002D0765">
        <w:rPr>
          <w:rFonts w:eastAsia="Times New Roman"/>
          <w:kern w:val="36"/>
        </w:rPr>
        <w:t>-</w:t>
      </w:r>
      <w:r>
        <w:t>Automatic resource management</w:t>
      </w:r>
    </w:p>
    <w:p w:rsidR="009B570A" w:rsidRDefault="00B13639" w:rsidP="009B570A">
      <w:pPr>
        <w:rPr>
          <w:rFonts w:ascii="Helvetica" w:hAnsi="Helvetica" w:cs="Helvetica"/>
          <w:color w:val="404040"/>
          <w:sz w:val="30"/>
          <w:szCs w:val="30"/>
          <w:shd w:val="clear" w:color="auto" w:fill="FFFFFF"/>
        </w:rPr>
      </w:pPr>
      <w:r>
        <w:rPr>
          <w:rFonts w:ascii="Helvetica" w:hAnsi="Helvetica" w:cs="Helvetica"/>
          <w:color w:val="404040"/>
          <w:sz w:val="30"/>
          <w:szCs w:val="30"/>
          <w:shd w:val="clear" w:color="auto" w:fill="FFFFFF"/>
        </w:rPr>
        <w:t>Resources such as </w:t>
      </w:r>
      <w:r>
        <w:rPr>
          <w:rStyle w:val="HTMLCode"/>
          <w:rFonts w:ascii="Consolas" w:eastAsiaTheme="minorEastAsia" w:hAnsi="Consolas"/>
          <w:color w:val="262626"/>
          <w:bdr w:val="single" w:sz="6" w:space="2" w:color="E3E3E3" w:frame="1"/>
          <w:shd w:val="clear" w:color="auto" w:fill="EBEBEB"/>
        </w:rPr>
        <w:t>Connections</w:t>
      </w:r>
      <w:r>
        <w:rPr>
          <w:rFonts w:ascii="Helvetica" w:hAnsi="Helvetica" w:cs="Helvetica"/>
          <w:color w:val="404040"/>
          <w:sz w:val="30"/>
          <w:szCs w:val="30"/>
          <w:shd w:val="clear" w:color="auto" w:fill="FFFFFF"/>
        </w:rPr>
        <w:t>, </w:t>
      </w:r>
      <w:r>
        <w:rPr>
          <w:rStyle w:val="HTMLCode"/>
          <w:rFonts w:ascii="Consolas" w:eastAsiaTheme="minorEastAsia" w:hAnsi="Consolas"/>
          <w:color w:val="262626"/>
          <w:bdr w:val="single" w:sz="6" w:space="2" w:color="E3E3E3" w:frame="1"/>
          <w:shd w:val="clear" w:color="auto" w:fill="EBEBEB"/>
        </w:rPr>
        <w:t>Files</w:t>
      </w:r>
      <w:r>
        <w:rPr>
          <w:rFonts w:ascii="Helvetica" w:hAnsi="Helvetica" w:cs="Helvetica"/>
          <w:color w:val="404040"/>
          <w:sz w:val="30"/>
          <w:szCs w:val="30"/>
          <w:shd w:val="clear" w:color="auto" w:fill="FFFFFF"/>
        </w:rPr>
        <w:t>, </w:t>
      </w:r>
      <w:r>
        <w:rPr>
          <w:rStyle w:val="HTMLCode"/>
          <w:rFonts w:ascii="Consolas" w:eastAsiaTheme="minorEastAsia" w:hAnsi="Consolas"/>
          <w:color w:val="262626"/>
          <w:bdr w:val="single" w:sz="6" w:space="2" w:color="E3E3E3" w:frame="1"/>
          <w:shd w:val="clear" w:color="auto" w:fill="EBEBEB"/>
        </w:rPr>
        <w:t>Input/</w:t>
      </w:r>
      <w:proofErr w:type="spellStart"/>
      <w:r>
        <w:rPr>
          <w:rStyle w:val="HTMLCode"/>
          <w:rFonts w:ascii="Consolas" w:eastAsiaTheme="minorEastAsia" w:hAnsi="Consolas"/>
          <w:color w:val="262626"/>
          <w:bdr w:val="single" w:sz="6" w:space="2" w:color="E3E3E3" w:frame="1"/>
          <w:shd w:val="clear" w:color="auto" w:fill="EBEBEB"/>
        </w:rPr>
        <w:t>OutStreams</w:t>
      </w:r>
      <w:proofErr w:type="spellEnd"/>
      <w:r>
        <w:rPr>
          <w:rFonts w:ascii="Helvetica" w:hAnsi="Helvetica" w:cs="Helvetica"/>
          <w:color w:val="404040"/>
          <w:sz w:val="30"/>
          <w:szCs w:val="30"/>
          <w:shd w:val="clear" w:color="auto" w:fill="FFFFFF"/>
        </w:rPr>
        <w:t>, etc. should be closed manually by the developer by writing bog-standard code. Usually we use a </w:t>
      </w:r>
      <w:r>
        <w:rPr>
          <w:rStyle w:val="HTMLCode"/>
          <w:rFonts w:ascii="Consolas" w:eastAsiaTheme="minorEastAsia" w:hAnsi="Consolas"/>
          <w:color w:val="262626"/>
          <w:bdr w:val="single" w:sz="6" w:space="2" w:color="E3E3E3" w:frame="1"/>
          <w:shd w:val="clear" w:color="auto" w:fill="EBEBEB"/>
        </w:rPr>
        <w:t>try-finally</w:t>
      </w:r>
      <w:r>
        <w:rPr>
          <w:rFonts w:ascii="Helvetica" w:hAnsi="Helvetica" w:cs="Helvetica"/>
          <w:color w:val="404040"/>
          <w:sz w:val="30"/>
          <w:szCs w:val="30"/>
          <w:shd w:val="clear" w:color="auto" w:fill="FFFFFF"/>
        </w:rPr>
        <w:t> block to close the respective resources. See the current practice of creating a resource, using it and finally closing it:</w:t>
      </w:r>
    </w:p>
    <w:p w:rsidR="00DB38D9" w:rsidRDefault="00DB38D9" w:rsidP="009B570A">
      <w:r>
        <w:rPr>
          <w:noProof/>
        </w:rPr>
        <w:lastRenderedPageBreak/>
        <w:drawing>
          <wp:inline distT="0" distB="0" distL="0" distR="0">
            <wp:extent cx="5731510" cy="475791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731510" cy="4757915"/>
                    </a:xfrm>
                    <a:prstGeom prst="rect">
                      <a:avLst/>
                    </a:prstGeom>
                    <a:noFill/>
                    <a:ln w="9525">
                      <a:noFill/>
                      <a:miter lim="800000"/>
                      <a:headEnd/>
                      <a:tailEnd/>
                    </a:ln>
                  </pic:spPr>
                </pic:pic>
              </a:graphicData>
            </a:graphic>
          </wp:inline>
        </w:drawing>
      </w:r>
    </w:p>
    <w:p w:rsidR="007219A6" w:rsidRDefault="007219A6" w:rsidP="009B570A">
      <w:pPr>
        <w:rPr>
          <w:rFonts w:ascii="Helvetica" w:hAnsi="Helvetica" w:cs="Helvetica"/>
          <w:color w:val="404040"/>
          <w:sz w:val="30"/>
          <w:szCs w:val="30"/>
          <w:shd w:val="clear" w:color="auto" w:fill="FFFFFF"/>
        </w:rPr>
      </w:pPr>
      <w:r>
        <w:rPr>
          <w:rFonts w:ascii="Helvetica" w:hAnsi="Helvetica" w:cs="Helvetica"/>
          <w:color w:val="404040"/>
          <w:sz w:val="30"/>
          <w:szCs w:val="30"/>
          <w:shd w:val="clear" w:color="auto" w:fill="FFFFFF"/>
        </w:rPr>
        <w:t>However, Java 7 has introduced another cool feature to manage the resources automatically. It is simple in operation, too. All we have to do is declare the resources in the </w:t>
      </w:r>
      <w:r>
        <w:rPr>
          <w:rStyle w:val="HTMLCode"/>
          <w:rFonts w:ascii="Consolas" w:eastAsiaTheme="minorEastAsia" w:hAnsi="Consolas"/>
          <w:color w:val="262626"/>
          <w:bdr w:val="single" w:sz="6" w:space="2" w:color="E3E3E3" w:frame="1"/>
          <w:shd w:val="clear" w:color="auto" w:fill="EBEBEB"/>
        </w:rPr>
        <w:t>try</w:t>
      </w:r>
      <w:r>
        <w:rPr>
          <w:rFonts w:ascii="Helvetica" w:hAnsi="Helvetica" w:cs="Helvetica"/>
          <w:color w:val="404040"/>
          <w:sz w:val="30"/>
          <w:szCs w:val="30"/>
          <w:shd w:val="clear" w:color="auto" w:fill="FFFFFF"/>
        </w:rPr>
        <w:t> as follows:</w:t>
      </w:r>
    </w:p>
    <w:p w:rsidR="00B71616" w:rsidRDefault="008C00DE" w:rsidP="009B570A">
      <w:r>
        <w:rPr>
          <w:noProof/>
        </w:rPr>
        <w:lastRenderedPageBreak/>
        <w:drawing>
          <wp:inline distT="0" distB="0" distL="0" distR="0">
            <wp:extent cx="2790825" cy="18764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790825" cy="1876425"/>
                    </a:xfrm>
                    <a:prstGeom prst="rect">
                      <a:avLst/>
                    </a:prstGeom>
                    <a:noFill/>
                    <a:ln w="9525">
                      <a:noFill/>
                      <a:miter lim="800000"/>
                      <a:headEnd/>
                      <a:tailEnd/>
                    </a:ln>
                  </pic:spPr>
                </pic:pic>
              </a:graphicData>
            </a:graphic>
          </wp:inline>
        </w:drawing>
      </w:r>
      <w:r w:rsidR="00613670" w:rsidRPr="00613670">
        <w:t xml:space="preserve"> </w:t>
      </w:r>
      <w:r w:rsidR="00613670">
        <w:rPr>
          <w:noProof/>
        </w:rPr>
        <w:drawing>
          <wp:inline distT="0" distB="0" distL="0" distR="0">
            <wp:extent cx="5731510" cy="385615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731510" cy="3856154"/>
                    </a:xfrm>
                    <a:prstGeom prst="rect">
                      <a:avLst/>
                    </a:prstGeom>
                    <a:noFill/>
                    <a:ln w="9525">
                      <a:noFill/>
                      <a:miter lim="800000"/>
                      <a:headEnd/>
                      <a:tailEnd/>
                    </a:ln>
                  </pic:spPr>
                </pic:pic>
              </a:graphicData>
            </a:graphic>
          </wp:inline>
        </w:drawing>
      </w:r>
    </w:p>
    <w:p w:rsidR="00DF25BC" w:rsidRDefault="00DF25BC" w:rsidP="009B570A">
      <w:r>
        <w:rPr>
          <w:noProof/>
        </w:rPr>
        <w:drawing>
          <wp:inline distT="0" distB="0" distL="0" distR="0">
            <wp:extent cx="5731510" cy="2720240"/>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31510" cy="2720240"/>
                    </a:xfrm>
                    <a:prstGeom prst="rect">
                      <a:avLst/>
                    </a:prstGeom>
                    <a:noFill/>
                    <a:ln w="9525">
                      <a:noFill/>
                      <a:miter lim="800000"/>
                      <a:headEnd/>
                      <a:tailEnd/>
                    </a:ln>
                  </pic:spPr>
                </pic:pic>
              </a:graphicData>
            </a:graphic>
          </wp:inline>
        </w:drawing>
      </w:r>
    </w:p>
    <w:p w:rsidR="003F6A26" w:rsidRDefault="003F6A26" w:rsidP="009B570A">
      <w:pPr>
        <w:rPr>
          <w:color w:val="3C362E"/>
          <w:sz w:val="30"/>
          <w:szCs w:val="30"/>
        </w:rPr>
      </w:pPr>
      <w:r>
        <w:rPr>
          <w:color w:val="3C362E"/>
          <w:sz w:val="30"/>
          <w:szCs w:val="30"/>
        </w:rPr>
        <w:lastRenderedPageBreak/>
        <w:t>During our day-to-day programming, we make use of number of resources which need to have their </w:t>
      </w:r>
      <w:r>
        <w:rPr>
          <w:rStyle w:val="Emphasis"/>
          <w:b/>
          <w:bCs/>
          <w:color w:val="3C362E"/>
          <w:sz w:val="30"/>
          <w:szCs w:val="30"/>
        </w:rPr>
        <w:t>close</w:t>
      </w:r>
      <w:r>
        <w:rPr>
          <w:color w:val="3C362E"/>
          <w:sz w:val="30"/>
          <w:szCs w:val="30"/>
        </w:rPr>
        <w:t> method invoked on completion of their use in our code. The common example in I/O is </w:t>
      </w:r>
      <w:proofErr w:type="spellStart"/>
      <w:r w:rsidR="002E42EC">
        <w:fldChar w:fldCharType="begin"/>
      </w:r>
      <w:r w:rsidR="002E42EC">
        <w:instrText>HYPERLINK "http://docs.oracle.com/javase/7/docs/api/java/io/FileInputStream.html" \t "_blank" \o "java.io.FileInputStream JavaDoc"</w:instrText>
      </w:r>
      <w:r w:rsidR="002E42EC">
        <w:fldChar w:fldCharType="separate"/>
      </w:r>
      <w:r>
        <w:rPr>
          <w:rStyle w:val="Hyperlink"/>
          <w:color w:val="E0B551"/>
          <w:sz w:val="30"/>
          <w:szCs w:val="30"/>
        </w:rPr>
        <w:t>java.io.FileInputStream</w:t>
      </w:r>
      <w:proofErr w:type="spellEnd"/>
      <w:r w:rsidR="002E42EC">
        <w:fldChar w:fldCharType="end"/>
      </w:r>
      <w:r>
        <w:rPr>
          <w:color w:val="3C362E"/>
          <w:sz w:val="30"/>
          <w:szCs w:val="30"/>
        </w:rPr>
        <w:t> or in JDBC is </w:t>
      </w:r>
      <w:proofErr w:type="spellStart"/>
      <w:r w:rsidR="002E42EC">
        <w:fldChar w:fldCharType="begin"/>
      </w:r>
      <w:r w:rsidR="002E42EC">
        <w:instrText>HYPERLINK "http://docs.oracle.com/javase/7/docs/api/java/sql/Connection.html" \t "_blank" \o "java.sql.Connection JavaDoc"</w:instrText>
      </w:r>
      <w:r w:rsidR="002E42EC">
        <w:fldChar w:fldCharType="separate"/>
      </w:r>
      <w:r>
        <w:rPr>
          <w:rStyle w:val="Hyperlink"/>
          <w:color w:val="E0B551"/>
          <w:sz w:val="30"/>
          <w:szCs w:val="30"/>
        </w:rPr>
        <w:t>java.sql.Connection</w:t>
      </w:r>
      <w:proofErr w:type="spellEnd"/>
      <w:r w:rsidR="002E42EC">
        <w:fldChar w:fldCharType="end"/>
      </w:r>
      <w:r>
        <w:rPr>
          <w:color w:val="3C362E"/>
          <w:sz w:val="30"/>
          <w:szCs w:val="30"/>
        </w:rPr>
        <w:t>. These classes maintain a handle to the physical File or database connection which needs to be released as soon as its use is completed so that other processes can utilize the same. Java 7 has introduced the new interface </w:t>
      </w:r>
      <w:proofErr w:type="spellStart"/>
      <w:r>
        <w:rPr>
          <w:rStyle w:val="Emphasis"/>
          <w:b/>
          <w:bCs/>
          <w:color w:val="3C362E"/>
          <w:sz w:val="30"/>
          <w:szCs w:val="30"/>
        </w:rPr>
        <w:t>AutoCloseable</w:t>
      </w:r>
      <w:proofErr w:type="spellEnd"/>
      <w:r>
        <w:rPr>
          <w:color w:val="3C362E"/>
          <w:sz w:val="30"/>
          <w:szCs w:val="30"/>
        </w:rPr>
        <w:t> which defines a single </w:t>
      </w:r>
      <w:r>
        <w:rPr>
          <w:rStyle w:val="Emphasis"/>
          <w:color w:val="3C362E"/>
          <w:sz w:val="30"/>
          <w:szCs w:val="30"/>
        </w:rPr>
        <w:t>close</w:t>
      </w:r>
      <w:r>
        <w:rPr>
          <w:color w:val="3C362E"/>
          <w:sz w:val="30"/>
          <w:szCs w:val="30"/>
        </w:rPr>
        <w:t> method. The interface implementations of </w:t>
      </w:r>
      <w:proofErr w:type="spellStart"/>
      <w:r>
        <w:rPr>
          <w:rStyle w:val="Emphasis"/>
          <w:b/>
          <w:bCs/>
          <w:color w:val="3C362E"/>
          <w:sz w:val="30"/>
          <w:szCs w:val="30"/>
        </w:rPr>
        <w:t>AutoCloseable</w:t>
      </w:r>
      <w:proofErr w:type="spellEnd"/>
      <w:r>
        <w:rPr>
          <w:color w:val="3C362E"/>
          <w:sz w:val="30"/>
          <w:szCs w:val="30"/>
        </w:rPr>
        <w:t> will in conjunction with the newly introduced </w:t>
      </w:r>
      <w:r>
        <w:rPr>
          <w:rStyle w:val="Strong"/>
          <w:color w:val="3C362E"/>
          <w:sz w:val="30"/>
          <w:szCs w:val="30"/>
        </w:rPr>
        <w:t>try-with-resources</w:t>
      </w:r>
      <w:r>
        <w:rPr>
          <w:color w:val="3C362E"/>
          <w:sz w:val="30"/>
          <w:szCs w:val="30"/>
        </w:rPr>
        <w:t> statement provide a methodology to ensure that the resource is closed as soon as its operations are completed.</w:t>
      </w:r>
    </w:p>
    <w:p w:rsidR="00F94B98" w:rsidRDefault="00F94B98" w:rsidP="009B570A">
      <w:r>
        <w:rPr>
          <w:noProof/>
        </w:rPr>
        <w:drawing>
          <wp:inline distT="0" distB="0" distL="0" distR="0">
            <wp:extent cx="5731510" cy="3034329"/>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731510" cy="3034329"/>
                    </a:xfrm>
                    <a:prstGeom prst="rect">
                      <a:avLst/>
                    </a:prstGeom>
                    <a:noFill/>
                    <a:ln w="9525">
                      <a:noFill/>
                      <a:miter lim="800000"/>
                      <a:headEnd/>
                      <a:tailEnd/>
                    </a:ln>
                  </pic:spPr>
                </pic:pic>
              </a:graphicData>
            </a:graphic>
          </wp:inline>
        </w:drawing>
      </w:r>
    </w:p>
    <w:p w:rsidR="00DD2410" w:rsidRDefault="00DD2410" w:rsidP="009B570A">
      <w:r>
        <w:rPr>
          <w:noProof/>
        </w:rPr>
        <w:lastRenderedPageBreak/>
        <w:drawing>
          <wp:inline distT="0" distB="0" distL="0" distR="0">
            <wp:extent cx="5731510" cy="5684760"/>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731510" cy="5684760"/>
                    </a:xfrm>
                    <a:prstGeom prst="rect">
                      <a:avLst/>
                    </a:prstGeom>
                    <a:noFill/>
                    <a:ln w="9525">
                      <a:noFill/>
                      <a:miter lim="800000"/>
                      <a:headEnd/>
                      <a:tailEnd/>
                    </a:ln>
                  </pic:spPr>
                </pic:pic>
              </a:graphicData>
            </a:graphic>
          </wp:inline>
        </w:drawing>
      </w:r>
    </w:p>
    <w:p w:rsidR="00B35E91" w:rsidRDefault="00B35E91" w:rsidP="009B570A">
      <w:r>
        <w:rPr>
          <w:noProof/>
        </w:rPr>
        <w:lastRenderedPageBreak/>
        <w:drawing>
          <wp:inline distT="0" distB="0" distL="0" distR="0">
            <wp:extent cx="5731510" cy="4951649"/>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5731510" cy="4951649"/>
                    </a:xfrm>
                    <a:prstGeom prst="rect">
                      <a:avLst/>
                    </a:prstGeom>
                    <a:noFill/>
                    <a:ln w="9525">
                      <a:noFill/>
                      <a:miter lim="800000"/>
                      <a:headEnd/>
                      <a:tailEnd/>
                    </a:ln>
                  </pic:spPr>
                </pic:pic>
              </a:graphicData>
            </a:graphic>
          </wp:inline>
        </w:drawing>
      </w:r>
    </w:p>
    <w:p w:rsidR="00B212D0" w:rsidRDefault="00B212D0" w:rsidP="009B570A">
      <w:r>
        <w:rPr>
          <w:noProof/>
        </w:rPr>
        <w:lastRenderedPageBreak/>
        <w:drawing>
          <wp:inline distT="0" distB="0" distL="0" distR="0">
            <wp:extent cx="5731510" cy="4962306"/>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5731510" cy="4962306"/>
                    </a:xfrm>
                    <a:prstGeom prst="rect">
                      <a:avLst/>
                    </a:prstGeom>
                    <a:noFill/>
                    <a:ln w="9525">
                      <a:noFill/>
                      <a:miter lim="800000"/>
                      <a:headEnd/>
                      <a:tailEnd/>
                    </a:ln>
                  </pic:spPr>
                </pic:pic>
              </a:graphicData>
            </a:graphic>
          </wp:inline>
        </w:drawing>
      </w:r>
    </w:p>
    <w:p w:rsidR="00674DE0" w:rsidRDefault="00674DE0" w:rsidP="009B570A">
      <w:r>
        <w:rPr>
          <w:noProof/>
        </w:rPr>
        <w:drawing>
          <wp:inline distT="0" distB="0" distL="0" distR="0">
            <wp:extent cx="5731510" cy="1861594"/>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5731510" cy="1861594"/>
                    </a:xfrm>
                    <a:prstGeom prst="rect">
                      <a:avLst/>
                    </a:prstGeom>
                    <a:noFill/>
                    <a:ln w="9525">
                      <a:noFill/>
                      <a:miter lim="800000"/>
                      <a:headEnd/>
                      <a:tailEnd/>
                    </a:ln>
                  </pic:spPr>
                </pic:pic>
              </a:graphicData>
            </a:graphic>
          </wp:inline>
        </w:drawing>
      </w:r>
    </w:p>
    <w:p w:rsidR="008B01E7" w:rsidRDefault="008B01E7" w:rsidP="009B570A">
      <w:r>
        <w:rPr>
          <w:noProof/>
        </w:rPr>
        <w:lastRenderedPageBreak/>
        <w:drawing>
          <wp:inline distT="0" distB="0" distL="0" distR="0">
            <wp:extent cx="5731510" cy="541003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5731510" cy="5410031"/>
                    </a:xfrm>
                    <a:prstGeom prst="rect">
                      <a:avLst/>
                    </a:prstGeom>
                    <a:noFill/>
                    <a:ln w="9525">
                      <a:noFill/>
                      <a:miter lim="800000"/>
                      <a:headEnd/>
                      <a:tailEnd/>
                    </a:ln>
                  </pic:spPr>
                </pic:pic>
              </a:graphicData>
            </a:graphic>
          </wp:inline>
        </w:drawing>
      </w:r>
    </w:p>
    <w:p w:rsidR="00AB0EE3" w:rsidRDefault="00AB0EE3" w:rsidP="009B570A">
      <w:r>
        <w:rPr>
          <w:noProof/>
        </w:rPr>
        <w:lastRenderedPageBreak/>
        <w:drawing>
          <wp:inline distT="0" distB="0" distL="0" distR="0">
            <wp:extent cx="5731510" cy="5731510"/>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5731510" cy="5731510"/>
                    </a:xfrm>
                    <a:prstGeom prst="rect">
                      <a:avLst/>
                    </a:prstGeom>
                    <a:noFill/>
                    <a:ln w="9525">
                      <a:noFill/>
                      <a:miter lim="800000"/>
                      <a:headEnd/>
                      <a:tailEnd/>
                    </a:ln>
                  </pic:spPr>
                </pic:pic>
              </a:graphicData>
            </a:graphic>
          </wp:inline>
        </w:drawing>
      </w:r>
    </w:p>
    <w:p w:rsidR="006C5E33" w:rsidRDefault="006C5E33" w:rsidP="009B570A">
      <w:r>
        <w:rPr>
          <w:noProof/>
        </w:rPr>
        <w:drawing>
          <wp:inline distT="0" distB="0" distL="0" distR="0">
            <wp:extent cx="5619750" cy="18478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5619750" cy="1847850"/>
                    </a:xfrm>
                    <a:prstGeom prst="rect">
                      <a:avLst/>
                    </a:prstGeom>
                    <a:noFill/>
                    <a:ln w="9525">
                      <a:noFill/>
                      <a:miter lim="800000"/>
                      <a:headEnd/>
                      <a:tailEnd/>
                    </a:ln>
                  </pic:spPr>
                </pic:pic>
              </a:graphicData>
            </a:graphic>
          </wp:inline>
        </w:drawing>
      </w:r>
    </w:p>
    <w:p w:rsidR="006B1CF0" w:rsidRDefault="006B1CF0" w:rsidP="009B570A">
      <w:r>
        <w:rPr>
          <w:noProof/>
        </w:rPr>
        <w:lastRenderedPageBreak/>
        <w:drawing>
          <wp:inline distT="0" distB="0" distL="0" distR="0">
            <wp:extent cx="5731510" cy="5056671"/>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srcRect/>
                    <a:stretch>
                      <a:fillRect/>
                    </a:stretch>
                  </pic:blipFill>
                  <pic:spPr bwMode="auto">
                    <a:xfrm>
                      <a:off x="0" y="0"/>
                      <a:ext cx="5731510" cy="5056671"/>
                    </a:xfrm>
                    <a:prstGeom prst="rect">
                      <a:avLst/>
                    </a:prstGeom>
                    <a:noFill/>
                    <a:ln w="9525">
                      <a:noFill/>
                      <a:miter lim="800000"/>
                      <a:headEnd/>
                      <a:tailEnd/>
                    </a:ln>
                  </pic:spPr>
                </pic:pic>
              </a:graphicData>
            </a:graphic>
          </wp:inline>
        </w:drawing>
      </w:r>
    </w:p>
    <w:p w:rsidR="00737505" w:rsidRDefault="00737505" w:rsidP="009B570A">
      <w:r>
        <w:rPr>
          <w:noProof/>
        </w:rPr>
        <w:drawing>
          <wp:inline distT="0" distB="0" distL="0" distR="0">
            <wp:extent cx="5731510" cy="3065029"/>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srcRect/>
                    <a:stretch>
                      <a:fillRect/>
                    </a:stretch>
                  </pic:blipFill>
                  <pic:spPr bwMode="auto">
                    <a:xfrm>
                      <a:off x="0" y="0"/>
                      <a:ext cx="5731510" cy="3065029"/>
                    </a:xfrm>
                    <a:prstGeom prst="rect">
                      <a:avLst/>
                    </a:prstGeom>
                    <a:noFill/>
                    <a:ln w="9525">
                      <a:noFill/>
                      <a:miter lim="800000"/>
                      <a:headEnd/>
                      <a:tailEnd/>
                    </a:ln>
                  </pic:spPr>
                </pic:pic>
              </a:graphicData>
            </a:graphic>
          </wp:inline>
        </w:drawing>
      </w:r>
    </w:p>
    <w:p w:rsidR="008705AF" w:rsidRDefault="008705AF" w:rsidP="009B570A">
      <w:r>
        <w:rPr>
          <w:noProof/>
        </w:rPr>
        <w:lastRenderedPageBreak/>
        <w:drawing>
          <wp:inline distT="0" distB="0" distL="0" distR="0">
            <wp:extent cx="5731510" cy="4644209"/>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srcRect/>
                    <a:stretch>
                      <a:fillRect/>
                    </a:stretch>
                  </pic:blipFill>
                  <pic:spPr bwMode="auto">
                    <a:xfrm>
                      <a:off x="0" y="0"/>
                      <a:ext cx="5731510" cy="4644209"/>
                    </a:xfrm>
                    <a:prstGeom prst="rect">
                      <a:avLst/>
                    </a:prstGeom>
                    <a:noFill/>
                    <a:ln w="9525">
                      <a:noFill/>
                      <a:miter lim="800000"/>
                      <a:headEnd/>
                      <a:tailEnd/>
                    </a:ln>
                  </pic:spPr>
                </pic:pic>
              </a:graphicData>
            </a:graphic>
          </wp:inline>
        </w:drawing>
      </w:r>
    </w:p>
    <w:p w:rsidR="000E7301" w:rsidRPr="000E7301" w:rsidRDefault="000E7301" w:rsidP="000E7301">
      <w:pPr>
        <w:shd w:val="clear" w:color="auto" w:fill="FFFFFF"/>
        <w:spacing w:after="0" w:line="240" w:lineRule="auto"/>
        <w:rPr>
          <w:rFonts w:ascii="Tahoma" w:eastAsia="Times New Roman" w:hAnsi="Tahoma" w:cs="Tahoma"/>
          <w:color w:val="333333"/>
          <w:sz w:val="23"/>
          <w:szCs w:val="23"/>
        </w:rPr>
      </w:pPr>
      <w:r w:rsidRPr="000E7301">
        <w:rPr>
          <w:rFonts w:ascii="Tahoma" w:eastAsia="Times New Roman" w:hAnsi="Tahoma" w:cs="Tahoma"/>
          <w:color w:val="333333"/>
          <w:sz w:val="23"/>
          <w:szCs w:val="23"/>
        </w:rPr>
        <w:t>As you can observe, we have skipped the </w:t>
      </w:r>
      <w:proofErr w:type="gramStart"/>
      <w:r w:rsidRPr="000E7301">
        <w:rPr>
          <w:rFonts w:ascii="Lucida Console" w:eastAsia="Times New Roman" w:hAnsi="Lucida Console" w:cs="Courier New"/>
          <w:color w:val="666666"/>
          <w:sz w:val="17"/>
        </w:rPr>
        <w:t>close(</w:t>
      </w:r>
      <w:proofErr w:type="gramEnd"/>
      <w:r w:rsidRPr="000E7301">
        <w:rPr>
          <w:rFonts w:ascii="Lucida Console" w:eastAsia="Times New Roman" w:hAnsi="Lucida Console" w:cs="Courier New"/>
          <w:color w:val="666666"/>
          <w:sz w:val="17"/>
        </w:rPr>
        <w:t>)</w:t>
      </w:r>
      <w:r w:rsidRPr="000E7301">
        <w:rPr>
          <w:rFonts w:ascii="Tahoma" w:eastAsia="Times New Roman" w:hAnsi="Tahoma" w:cs="Tahoma"/>
          <w:color w:val="333333"/>
          <w:sz w:val="23"/>
          <w:szCs w:val="23"/>
        </w:rPr>
        <w:t> method of the </w:t>
      </w:r>
      <w:proofErr w:type="spellStart"/>
      <w:r w:rsidR="002E42EC">
        <w:fldChar w:fldCharType="begin"/>
      </w:r>
      <w:r w:rsidR="002E42EC">
        <w:instrText>HYPERLINK "http://docs.oracle.com/javase/8/docs/api/java/io/BufferedReader.html"</w:instrText>
      </w:r>
      <w:r w:rsidR="002E42EC">
        <w:fldChar w:fldCharType="separate"/>
      </w:r>
      <w:r w:rsidRPr="000E7301">
        <w:rPr>
          <w:rFonts w:ascii="Lucida Console" w:eastAsia="Times New Roman" w:hAnsi="Lucida Console" w:cs="Courier New"/>
          <w:color w:val="326693"/>
          <w:sz w:val="17"/>
        </w:rPr>
        <w:t>BufferedReader</w:t>
      </w:r>
      <w:proofErr w:type="spellEnd"/>
      <w:r w:rsidR="002E42EC">
        <w:fldChar w:fldCharType="end"/>
      </w:r>
      <w:r w:rsidRPr="000E7301">
        <w:rPr>
          <w:rFonts w:ascii="Tahoma" w:eastAsia="Times New Roman" w:hAnsi="Tahoma" w:cs="Tahoma"/>
          <w:color w:val="333333"/>
          <w:sz w:val="23"/>
          <w:szCs w:val="23"/>
        </w:rPr>
        <w:t> class, due to the fact that it is called automatically by the try-with-resources statement.</w:t>
      </w:r>
    </w:p>
    <w:p w:rsidR="000E7301" w:rsidRPr="000E7301" w:rsidRDefault="000E7301" w:rsidP="000E7301">
      <w:pPr>
        <w:shd w:val="clear" w:color="auto" w:fill="FFFFFF"/>
        <w:spacing w:after="0" w:line="240" w:lineRule="auto"/>
        <w:rPr>
          <w:rFonts w:ascii="Tahoma" w:eastAsia="Times New Roman" w:hAnsi="Tahoma" w:cs="Tahoma"/>
          <w:color w:val="333333"/>
          <w:sz w:val="23"/>
          <w:szCs w:val="23"/>
        </w:rPr>
      </w:pPr>
      <w:r w:rsidRPr="000E7301">
        <w:rPr>
          <w:rFonts w:ascii="Tahoma" w:eastAsia="Times New Roman" w:hAnsi="Tahoma" w:cs="Tahoma"/>
          <w:color w:val="333333"/>
          <w:sz w:val="23"/>
          <w:szCs w:val="23"/>
        </w:rPr>
        <w:t>A sample execution is shown below:</w:t>
      </w:r>
    </w:p>
    <w:tbl>
      <w:tblPr>
        <w:tblW w:w="0" w:type="auto"/>
        <w:tblCellSpacing w:w="15" w:type="dxa"/>
        <w:tblCellMar>
          <w:top w:w="15" w:type="dxa"/>
          <w:left w:w="15" w:type="dxa"/>
          <w:bottom w:w="15" w:type="dxa"/>
          <w:right w:w="15" w:type="dxa"/>
        </w:tblCellMar>
        <w:tblLook w:val="04A0"/>
      </w:tblPr>
      <w:tblGrid>
        <w:gridCol w:w="196"/>
        <w:gridCol w:w="8920"/>
      </w:tblGrid>
      <w:tr w:rsidR="000E7301" w:rsidRPr="000E7301" w:rsidTr="000E7301">
        <w:trPr>
          <w:tblCellSpacing w:w="15" w:type="dxa"/>
        </w:trPr>
        <w:tc>
          <w:tcPr>
            <w:tcW w:w="0" w:type="auto"/>
            <w:vAlign w:val="center"/>
            <w:hideMark/>
          </w:tcPr>
          <w:p w:rsidR="000E7301" w:rsidRPr="000E7301" w:rsidRDefault="000E7301" w:rsidP="000E7301">
            <w:pPr>
              <w:spacing w:after="0" w:line="240" w:lineRule="auto"/>
              <w:rPr>
                <w:rFonts w:ascii="Times New Roman" w:eastAsia="Times New Roman" w:hAnsi="Times New Roman" w:cs="Times New Roman"/>
                <w:color w:val="333333"/>
                <w:sz w:val="24"/>
                <w:szCs w:val="24"/>
              </w:rPr>
            </w:pPr>
            <w:r w:rsidRPr="000E7301">
              <w:rPr>
                <w:rFonts w:ascii="Courier New" w:eastAsia="Times New Roman" w:hAnsi="Courier New" w:cs="Courier New"/>
                <w:color w:val="666666"/>
                <w:sz w:val="20"/>
              </w:rPr>
              <w:t>1</w:t>
            </w:r>
          </w:p>
        </w:tc>
        <w:tc>
          <w:tcPr>
            <w:tcW w:w="12300" w:type="dxa"/>
            <w:vAlign w:val="center"/>
            <w:hideMark/>
          </w:tcPr>
          <w:p w:rsidR="000E7301" w:rsidRPr="000E7301" w:rsidRDefault="000E7301" w:rsidP="000E7301">
            <w:pPr>
              <w:spacing w:after="0" w:line="240" w:lineRule="auto"/>
              <w:rPr>
                <w:rFonts w:ascii="Times New Roman" w:eastAsia="Times New Roman" w:hAnsi="Times New Roman" w:cs="Times New Roman"/>
                <w:color w:val="333333"/>
                <w:sz w:val="24"/>
                <w:szCs w:val="24"/>
              </w:rPr>
            </w:pPr>
            <w:r w:rsidRPr="000E7301">
              <w:rPr>
                <w:rFonts w:ascii="Courier New" w:eastAsia="Times New Roman" w:hAnsi="Courier New" w:cs="Courier New"/>
                <w:color w:val="333333"/>
                <w:sz w:val="20"/>
              </w:rPr>
              <w:t>Hello from</w:t>
            </w:r>
          </w:p>
        </w:tc>
      </w:tr>
      <w:tr w:rsidR="000E7301" w:rsidRPr="000E7301" w:rsidTr="000E7301">
        <w:trPr>
          <w:tblCellSpacing w:w="15" w:type="dxa"/>
        </w:trPr>
        <w:tc>
          <w:tcPr>
            <w:tcW w:w="0" w:type="auto"/>
            <w:vAlign w:val="center"/>
            <w:hideMark/>
          </w:tcPr>
          <w:p w:rsidR="000E7301" w:rsidRPr="000E7301" w:rsidRDefault="000E7301" w:rsidP="000E7301">
            <w:pPr>
              <w:spacing w:after="0" w:line="240" w:lineRule="auto"/>
              <w:rPr>
                <w:rFonts w:ascii="Times New Roman" w:eastAsia="Times New Roman" w:hAnsi="Times New Roman" w:cs="Times New Roman"/>
                <w:color w:val="333333"/>
                <w:sz w:val="24"/>
                <w:szCs w:val="24"/>
              </w:rPr>
            </w:pPr>
            <w:r w:rsidRPr="000E7301">
              <w:rPr>
                <w:rFonts w:ascii="Courier New" w:eastAsia="Times New Roman" w:hAnsi="Courier New" w:cs="Courier New"/>
                <w:color w:val="666666"/>
                <w:sz w:val="20"/>
              </w:rPr>
              <w:t>2</w:t>
            </w:r>
          </w:p>
        </w:tc>
        <w:tc>
          <w:tcPr>
            <w:tcW w:w="12300" w:type="dxa"/>
            <w:vAlign w:val="center"/>
            <w:hideMark/>
          </w:tcPr>
          <w:p w:rsidR="000E7301" w:rsidRPr="000E7301" w:rsidRDefault="000E7301" w:rsidP="000E7301">
            <w:pPr>
              <w:spacing w:after="0" w:line="240" w:lineRule="auto"/>
              <w:rPr>
                <w:rFonts w:ascii="Times New Roman" w:eastAsia="Times New Roman" w:hAnsi="Times New Roman" w:cs="Times New Roman"/>
                <w:color w:val="333333"/>
                <w:sz w:val="24"/>
                <w:szCs w:val="24"/>
              </w:rPr>
            </w:pPr>
            <w:r w:rsidRPr="000E7301">
              <w:rPr>
                <w:rFonts w:ascii="Courier New" w:eastAsia="Times New Roman" w:hAnsi="Courier New" w:cs="Courier New"/>
                <w:color w:val="333333"/>
                <w:sz w:val="20"/>
              </w:rPr>
              <w:t>Java Code Geeks!</w:t>
            </w:r>
          </w:p>
        </w:tc>
      </w:tr>
    </w:tbl>
    <w:p w:rsidR="000E7301" w:rsidRPr="000E7301" w:rsidRDefault="000E7301" w:rsidP="000E7301">
      <w:pPr>
        <w:shd w:val="clear" w:color="auto" w:fill="FFFFFF"/>
        <w:spacing w:after="0" w:line="240" w:lineRule="auto"/>
        <w:rPr>
          <w:rFonts w:ascii="Tahoma" w:eastAsia="Times New Roman" w:hAnsi="Tahoma" w:cs="Tahoma"/>
          <w:color w:val="333333"/>
          <w:sz w:val="23"/>
          <w:szCs w:val="23"/>
        </w:rPr>
      </w:pPr>
      <w:r w:rsidRPr="000E7301">
        <w:rPr>
          <w:rFonts w:ascii="Tahoma" w:eastAsia="Times New Roman" w:hAnsi="Tahoma" w:cs="Tahoma"/>
          <w:color w:val="333333"/>
          <w:sz w:val="23"/>
          <w:szCs w:val="23"/>
        </w:rPr>
        <w:t>In versions before Java 1.7, a resource was closed inside the </w:t>
      </w:r>
      <w:r w:rsidRPr="000E7301">
        <w:rPr>
          <w:rFonts w:ascii="Lucida Console" w:eastAsia="Times New Roman" w:hAnsi="Lucida Console" w:cs="Courier New"/>
          <w:color w:val="666666"/>
          <w:sz w:val="17"/>
        </w:rPr>
        <w:t>finally</w:t>
      </w:r>
      <w:r w:rsidRPr="000E7301">
        <w:rPr>
          <w:rFonts w:ascii="Tahoma" w:eastAsia="Times New Roman" w:hAnsi="Tahoma" w:cs="Tahoma"/>
          <w:color w:val="333333"/>
          <w:sz w:val="23"/>
          <w:szCs w:val="23"/>
        </w:rPr>
        <w:t> statement, in order to ensure that the resource was successfully closed, regardless of whether the try statement completes normally or not. Thus, our previous example would be transformed to:</w:t>
      </w:r>
    </w:p>
    <w:p w:rsidR="000E7301" w:rsidRDefault="000E7301" w:rsidP="009B570A"/>
    <w:p w:rsidR="005707A5" w:rsidRDefault="005707A5" w:rsidP="009B570A">
      <w:r>
        <w:rPr>
          <w:noProof/>
        </w:rPr>
        <w:lastRenderedPageBreak/>
        <w:drawing>
          <wp:inline distT="0" distB="0" distL="0" distR="0">
            <wp:extent cx="5731510" cy="4054200"/>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srcRect/>
                    <a:stretch>
                      <a:fillRect/>
                    </a:stretch>
                  </pic:blipFill>
                  <pic:spPr bwMode="auto">
                    <a:xfrm>
                      <a:off x="0" y="0"/>
                      <a:ext cx="5731510" cy="4054200"/>
                    </a:xfrm>
                    <a:prstGeom prst="rect">
                      <a:avLst/>
                    </a:prstGeom>
                    <a:noFill/>
                    <a:ln w="9525">
                      <a:noFill/>
                      <a:miter lim="800000"/>
                      <a:headEnd/>
                      <a:tailEnd/>
                    </a:ln>
                  </pic:spPr>
                </pic:pic>
              </a:graphicData>
            </a:graphic>
          </wp:inline>
        </w:drawing>
      </w:r>
    </w:p>
    <w:p w:rsidR="005707A5" w:rsidRDefault="005707A5" w:rsidP="000C7984">
      <w:pPr>
        <w:pStyle w:val="Heading3"/>
      </w:pPr>
      <w:r>
        <w:t xml:space="preserve">The </w:t>
      </w:r>
      <w:proofErr w:type="spellStart"/>
      <w:r>
        <w:t>AutoCloseable</w:t>
      </w:r>
      <w:proofErr w:type="spellEnd"/>
      <w:r>
        <w:t xml:space="preserve"> Interface in Java</w:t>
      </w:r>
    </w:p>
    <w:p w:rsidR="005707A5" w:rsidRDefault="005707A5" w:rsidP="005707A5">
      <w:pPr>
        <w:pStyle w:val="NormalWeb"/>
        <w:shd w:val="clear" w:color="auto" w:fill="FFFFFF"/>
        <w:spacing w:before="0" w:beforeAutospacing="0" w:after="0" w:afterAutospacing="0"/>
        <w:rPr>
          <w:rFonts w:ascii="Tahoma" w:hAnsi="Tahoma" w:cs="Tahoma"/>
          <w:color w:val="333333"/>
          <w:sz w:val="23"/>
          <w:szCs w:val="23"/>
        </w:rPr>
      </w:pPr>
      <w:r>
        <w:rPr>
          <w:rFonts w:ascii="Tahoma" w:hAnsi="Tahoma" w:cs="Tahoma"/>
          <w:color w:val="333333"/>
          <w:sz w:val="23"/>
          <w:szCs w:val="23"/>
        </w:rPr>
        <w:t xml:space="preserve">A large number of classes </w:t>
      </w:r>
      <w:proofErr w:type="gramStart"/>
      <w:r>
        <w:rPr>
          <w:rFonts w:ascii="Tahoma" w:hAnsi="Tahoma" w:cs="Tahoma"/>
          <w:color w:val="333333"/>
          <w:sz w:val="23"/>
          <w:szCs w:val="23"/>
        </w:rPr>
        <w:t>implements</w:t>
      </w:r>
      <w:proofErr w:type="gramEnd"/>
      <w:r>
        <w:rPr>
          <w:rFonts w:ascii="Tahoma" w:hAnsi="Tahoma" w:cs="Tahoma"/>
          <w:color w:val="333333"/>
          <w:sz w:val="23"/>
          <w:szCs w:val="23"/>
        </w:rPr>
        <w:t xml:space="preserve"> the </w:t>
      </w:r>
      <w:proofErr w:type="spellStart"/>
      <w:r w:rsidR="002E42EC">
        <w:fldChar w:fldCharType="begin"/>
      </w:r>
      <w:r w:rsidR="002E42EC">
        <w:instrText>HYPERLINK "http://docs.oracle.com/javase/8/docs/api/java/lang/AutoCloseable.html"</w:instrText>
      </w:r>
      <w:r w:rsidR="002E42EC">
        <w:fldChar w:fldCharType="separate"/>
      </w:r>
      <w:r>
        <w:rPr>
          <w:rStyle w:val="Hyperlink"/>
          <w:rFonts w:ascii="Lucida Console" w:hAnsi="Lucida Console" w:cs="Courier New"/>
          <w:color w:val="326693"/>
          <w:sz w:val="17"/>
          <w:szCs w:val="17"/>
          <w:bdr w:val="none" w:sz="0" w:space="0" w:color="auto" w:frame="1"/>
        </w:rPr>
        <w:t>AutoCloseable</w:t>
      </w:r>
      <w:proofErr w:type="spellEnd"/>
      <w:r w:rsidR="002E42EC">
        <w:fldChar w:fldCharType="end"/>
      </w:r>
      <w:r>
        <w:rPr>
          <w:rFonts w:ascii="Tahoma" w:hAnsi="Tahoma" w:cs="Tahoma"/>
          <w:color w:val="333333"/>
          <w:sz w:val="23"/>
          <w:szCs w:val="23"/>
        </w:rPr>
        <w:t> interface. In this section, we will describe some of them and we will demonstrate examples where multiple resources are declared inside a try-with-resources statement. Every class that implements the </w:t>
      </w:r>
      <w:proofErr w:type="spellStart"/>
      <w:r w:rsidR="002E42EC">
        <w:fldChar w:fldCharType="begin"/>
      </w:r>
      <w:r w:rsidR="002E42EC">
        <w:instrText>HYPERLINK "http://docs.oracle.com/javase/8/docs/api/java/lang/AutoCloseable.html"</w:instrText>
      </w:r>
      <w:r w:rsidR="002E42EC">
        <w:fldChar w:fldCharType="separate"/>
      </w:r>
      <w:r>
        <w:rPr>
          <w:rStyle w:val="Hyperlink"/>
          <w:rFonts w:ascii="Lucida Console" w:hAnsi="Lucida Console" w:cs="Courier New"/>
          <w:color w:val="326693"/>
          <w:sz w:val="17"/>
          <w:szCs w:val="17"/>
          <w:bdr w:val="none" w:sz="0" w:space="0" w:color="auto" w:frame="1"/>
        </w:rPr>
        <w:t>AutoCloseable</w:t>
      </w:r>
      <w:proofErr w:type="spellEnd"/>
      <w:r w:rsidR="002E42EC">
        <w:fldChar w:fldCharType="end"/>
      </w:r>
      <w:r>
        <w:rPr>
          <w:rFonts w:ascii="Tahoma" w:hAnsi="Tahoma" w:cs="Tahoma"/>
          <w:color w:val="333333"/>
          <w:sz w:val="23"/>
          <w:szCs w:val="23"/>
        </w:rPr>
        <w:t> interface must define the behaviour of the </w:t>
      </w:r>
      <w:hyperlink r:id="rId35" w:anchor="close--" w:history="1">
        <w:proofErr w:type="gramStart"/>
        <w:r>
          <w:rPr>
            <w:rStyle w:val="Hyperlink"/>
            <w:rFonts w:ascii="Lucida Console" w:hAnsi="Lucida Console" w:cs="Courier New"/>
            <w:color w:val="326693"/>
            <w:sz w:val="17"/>
            <w:szCs w:val="17"/>
            <w:bdr w:val="none" w:sz="0" w:space="0" w:color="auto" w:frame="1"/>
          </w:rPr>
          <w:t>close(</w:t>
        </w:r>
        <w:proofErr w:type="gramEnd"/>
        <w:r>
          <w:rPr>
            <w:rStyle w:val="Hyperlink"/>
            <w:rFonts w:ascii="Lucida Console" w:hAnsi="Lucida Console" w:cs="Courier New"/>
            <w:color w:val="326693"/>
            <w:sz w:val="17"/>
            <w:szCs w:val="17"/>
            <w:bdr w:val="none" w:sz="0" w:space="0" w:color="auto" w:frame="1"/>
          </w:rPr>
          <w:t>)</w:t>
        </w:r>
      </w:hyperlink>
      <w:r>
        <w:rPr>
          <w:rFonts w:ascii="Tahoma" w:hAnsi="Tahoma" w:cs="Tahoma"/>
          <w:color w:val="333333"/>
          <w:sz w:val="23"/>
          <w:szCs w:val="23"/>
        </w:rPr>
        <w:t> method.</w:t>
      </w:r>
    </w:p>
    <w:p w:rsidR="005707A5" w:rsidRDefault="005707A5" w:rsidP="009B570A"/>
    <w:p w:rsidR="008E79FE" w:rsidRDefault="008E79FE" w:rsidP="009B570A">
      <w:r>
        <w:rPr>
          <w:noProof/>
        </w:rPr>
        <w:lastRenderedPageBreak/>
        <w:drawing>
          <wp:inline distT="0" distB="0" distL="0" distR="0">
            <wp:extent cx="5731510" cy="4895841"/>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srcRect/>
                    <a:stretch>
                      <a:fillRect/>
                    </a:stretch>
                  </pic:blipFill>
                  <pic:spPr bwMode="auto">
                    <a:xfrm>
                      <a:off x="0" y="0"/>
                      <a:ext cx="5731510" cy="4895841"/>
                    </a:xfrm>
                    <a:prstGeom prst="rect">
                      <a:avLst/>
                    </a:prstGeom>
                    <a:noFill/>
                    <a:ln w="9525">
                      <a:noFill/>
                      <a:miter lim="800000"/>
                      <a:headEnd/>
                      <a:tailEnd/>
                    </a:ln>
                  </pic:spPr>
                </pic:pic>
              </a:graphicData>
            </a:graphic>
          </wp:inline>
        </w:drawing>
      </w:r>
    </w:p>
    <w:p w:rsidR="001F6077" w:rsidRPr="001F6077" w:rsidRDefault="001F6077" w:rsidP="001F6077">
      <w:pPr>
        <w:shd w:val="clear" w:color="auto" w:fill="FFFFFF"/>
        <w:spacing w:after="0" w:line="240" w:lineRule="auto"/>
        <w:rPr>
          <w:rFonts w:ascii="Tahoma" w:eastAsia="Times New Roman" w:hAnsi="Tahoma" w:cs="Tahoma"/>
          <w:color w:val="333333"/>
          <w:sz w:val="23"/>
          <w:szCs w:val="23"/>
        </w:rPr>
      </w:pPr>
      <w:r w:rsidRPr="001F6077">
        <w:rPr>
          <w:rFonts w:ascii="Tahoma" w:eastAsia="Times New Roman" w:hAnsi="Tahoma" w:cs="Tahoma"/>
          <w:color w:val="333333"/>
          <w:sz w:val="23"/>
          <w:szCs w:val="23"/>
        </w:rPr>
        <w:t xml:space="preserve">Notice that multiple resource definitions are separated by </w:t>
      </w:r>
      <w:proofErr w:type="gramStart"/>
      <w:r w:rsidRPr="001F6077">
        <w:rPr>
          <w:rFonts w:ascii="Tahoma" w:eastAsia="Times New Roman" w:hAnsi="Tahoma" w:cs="Tahoma"/>
          <w:color w:val="333333"/>
          <w:sz w:val="23"/>
          <w:szCs w:val="23"/>
        </w:rPr>
        <w:t>the </w:t>
      </w:r>
      <w:r w:rsidRPr="001F6077">
        <w:rPr>
          <w:rFonts w:ascii="Lucida Console" w:eastAsia="Times New Roman" w:hAnsi="Lucida Console" w:cs="Courier New"/>
          <w:color w:val="666666"/>
          <w:sz w:val="17"/>
        </w:rPr>
        <w:t>;</w:t>
      </w:r>
      <w:proofErr w:type="gramEnd"/>
      <w:r w:rsidRPr="001F6077">
        <w:rPr>
          <w:rFonts w:ascii="Tahoma" w:eastAsia="Times New Roman" w:hAnsi="Tahoma" w:cs="Tahoma"/>
          <w:color w:val="333333"/>
          <w:sz w:val="23"/>
          <w:szCs w:val="23"/>
        </w:rPr>
        <w:t> character.</w:t>
      </w:r>
    </w:p>
    <w:p w:rsidR="001F6077" w:rsidRPr="001F6077" w:rsidRDefault="001F6077" w:rsidP="001F6077">
      <w:pPr>
        <w:shd w:val="clear" w:color="auto" w:fill="FFFFFF"/>
        <w:spacing w:after="0" w:line="240" w:lineRule="auto"/>
        <w:rPr>
          <w:rFonts w:ascii="Tahoma" w:eastAsia="Times New Roman" w:hAnsi="Tahoma" w:cs="Tahoma"/>
          <w:color w:val="333333"/>
          <w:sz w:val="23"/>
          <w:szCs w:val="23"/>
        </w:rPr>
      </w:pPr>
      <w:r w:rsidRPr="001F6077">
        <w:rPr>
          <w:rFonts w:ascii="Tahoma" w:eastAsia="Times New Roman" w:hAnsi="Tahoma" w:cs="Tahoma"/>
          <w:color w:val="333333"/>
          <w:sz w:val="23"/>
          <w:szCs w:val="23"/>
        </w:rPr>
        <w:t>A sample execution is shown below:</w:t>
      </w:r>
    </w:p>
    <w:p w:rsidR="001F6077" w:rsidRPr="001F6077" w:rsidRDefault="002E42EC" w:rsidP="001F6077">
      <w:pPr>
        <w:spacing w:after="0" w:line="240" w:lineRule="auto"/>
        <w:rPr>
          <w:rFonts w:ascii="Times New Roman" w:eastAsia="Times New Roman" w:hAnsi="Times New Roman" w:cs="Times New Roman"/>
          <w:color w:val="333333"/>
          <w:sz w:val="23"/>
          <w:szCs w:val="23"/>
        </w:rPr>
      </w:pPr>
      <w:hyperlink r:id="rId37" w:anchor="viewSource" w:tooltip="view source" w:history="1">
        <w:proofErr w:type="gramStart"/>
        <w:r w:rsidR="001F6077" w:rsidRPr="001F6077">
          <w:rPr>
            <w:rFonts w:ascii="Times New Roman" w:eastAsia="Times New Roman" w:hAnsi="Times New Roman" w:cs="Times New Roman"/>
            <w:color w:val="326693"/>
            <w:sz w:val="23"/>
          </w:rPr>
          <w:t>view</w:t>
        </w:r>
        <w:proofErr w:type="gramEnd"/>
        <w:r w:rsidR="001F6077" w:rsidRPr="001F6077">
          <w:rPr>
            <w:rFonts w:ascii="Times New Roman" w:eastAsia="Times New Roman" w:hAnsi="Times New Roman" w:cs="Times New Roman"/>
            <w:color w:val="326693"/>
            <w:sz w:val="23"/>
          </w:rPr>
          <w:t xml:space="preserve"> </w:t>
        </w:r>
        <w:proofErr w:type="spellStart"/>
        <w:r w:rsidR="001F6077" w:rsidRPr="001F6077">
          <w:rPr>
            <w:rFonts w:ascii="Times New Roman" w:eastAsia="Times New Roman" w:hAnsi="Times New Roman" w:cs="Times New Roman"/>
            <w:color w:val="326693"/>
            <w:sz w:val="23"/>
          </w:rPr>
          <w:t>source</w:t>
        </w:r>
      </w:hyperlink>
      <w:hyperlink r:id="rId38" w:anchor="printSource" w:tooltip="print" w:history="1">
        <w:r w:rsidR="001F6077" w:rsidRPr="001F6077">
          <w:rPr>
            <w:rFonts w:ascii="Times New Roman" w:eastAsia="Times New Roman" w:hAnsi="Times New Roman" w:cs="Times New Roman"/>
            <w:color w:val="326693"/>
            <w:sz w:val="23"/>
          </w:rPr>
          <w:t>print</w:t>
        </w:r>
        <w:proofErr w:type="spellEnd"/>
      </w:hyperlink>
      <w:hyperlink r:id="rId39" w:anchor="about" w:tooltip="?" w:history="1">
        <w:r w:rsidR="001F6077" w:rsidRPr="001F6077">
          <w:rPr>
            <w:rFonts w:ascii="Times New Roman" w:eastAsia="Times New Roman" w:hAnsi="Times New Roman" w:cs="Times New Roman"/>
            <w:color w:val="326693"/>
            <w:sz w:val="23"/>
          </w:rPr>
          <w:t>?</w:t>
        </w:r>
      </w:hyperlink>
    </w:p>
    <w:tbl>
      <w:tblPr>
        <w:tblW w:w="0" w:type="auto"/>
        <w:tblCellSpacing w:w="15" w:type="dxa"/>
        <w:tblCellMar>
          <w:top w:w="15" w:type="dxa"/>
          <w:left w:w="15" w:type="dxa"/>
          <w:bottom w:w="15" w:type="dxa"/>
          <w:right w:w="15" w:type="dxa"/>
        </w:tblCellMar>
        <w:tblLook w:val="04A0"/>
      </w:tblPr>
      <w:tblGrid>
        <w:gridCol w:w="196"/>
        <w:gridCol w:w="8920"/>
      </w:tblGrid>
      <w:tr w:rsidR="001F6077" w:rsidRPr="001F6077" w:rsidTr="001F6077">
        <w:trPr>
          <w:tblCellSpacing w:w="15" w:type="dxa"/>
        </w:trPr>
        <w:tc>
          <w:tcPr>
            <w:tcW w:w="0" w:type="auto"/>
            <w:vAlign w:val="center"/>
            <w:hideMark/>
          </w:tcPr>
          <w:p w:rsidR="001F6077" w:rsidRPr="001F6077" w:rsidRDefault="001F6077" w:rsidP="001F6077">
            <w:pPr>
              <w:spacing w:after="0" w:line="240" w:lineRule="auto"/>
              <w:rPr>
                <w:rFonts w:ascii="Times New Roman" w:eastAsia="Times New Roman" w:hAnsi="Times New Roman" w:cs="Times New Roman"/>
                <w:color w:val="333333"/>
                <w:sz w:val="24"/>
                <w:szCs w:val="24"/>
              </w:rPr>
            </w:pPr>
            <w:r w:rsidRPr="001F6077">
              <w:rPr>
                <w:rFonts w:ascii="Courier New" w:eastAsia="Times New Roman" w:hAnsi="Courier New" w:cs="Courier New"/>
                <w:color w:val="666666"/>
                <w:sz w:val="20"/>
              </w:rPr>
              <w:t>1</w:t>
            </w:r>
          </w:p>
        </w:tc>
        <w:tc>
          <w:tcPr>
            <w:tcW w:w="12300" w:type="dxa"/>
            <w:vAlign w:val="center"/>
            <w:hideMark/>
          </w:tcPr>
          <w:p w:rsidR="001F6077" w:rsidRPr="001F6077" w:rsidRDefault="001F6077" w:rsidP="001F6077">
            <w:pPr>
              <w:spacing w:after="0" w:line="240" w:lineRule="auto"/>
              <w:rPr>
                <w:rFonts w:ascii="Times New Roman" w:eastAsia="Times New Roman" w:hAnsi="Times New Roman" w:cs="Times New Roman"/>
                <w:color w:val="333333"/>
                <w:sz w:val="24"/>
                <w:szCs w:val="24"/>
              </w:rPr>
            </w:pPr>
            <w:r w:rsidRPr="001F6077">
              <w:rPr>
                <w:rFonts w:ascii="Courier New" w:eastAsia="Times New Roman" w:hAnsi="Courier New" w:cs="Courier New"/>
                <w:color w:val="333333"/>
                <w:sz w:val="20"/>
              </w:rPr>
              <w:t>The input file</w:t>
            </w:r>
            <w:r w:rsidRPr="001F6077">
              <w:rPr>
                <w:rFonts w:ascii="Times New Roman" w:eastAsia="Times New Roman" w:hAnsi="Times New Roman" w:cs="Times New Roman"/>
                <w:color w:val="333333"/>
                <w:sz w:val="24"/>
                <w:szCs w:val="24"/>
              </w:rPr>
              <w:t> </w:t>
            </w:r>
            <w:r w:rsidRPr="001F6077">
              <w:rPr>
                <w:rFonts w:ascii="Courier New" w:eastAsia="Times New Roman" w:hAnsi="Courier New" w:cs="Courier New"/>
                <w:color w:val="333333"/>
                <w:sz w:val="20"/>
              </w:rPr>
              <w:t>contains the following lines:</w:t>
            </w:r>
          </w:p>
        </w:tc>
      </w:tr>
      <w:tr w:rsidR="001F6077" w:rsidRPr="001F6077" w:rsidTr="001F6077">
        <w:trPr>
          <w:tblCellSpacing w:w="15" w:type="dxa"/>
        </w:trPr>
        <w:tc>
          <w:tcPr>
            <w:tcW w:w="0" w:type="auto"/>
            <w:vAlign w:val="center"/>
            <w:hideMark/>
          </w:tcPr>
          <w:p w:rsidR="001F6077" w:rsidRPr="001F6077" w:rsidRDefault="001F6077" w:rsidP="001F6077">
            <w:pPr>
              <w:spacing w:after="0" w:line="240" w:lineRule="auto"/>
              <w:rPr>
                <w:rFonts w:ascii="Times New Roman" w:eastAsia="Times New Roman" w:hAnsi="Times New Roman" w:cs="Times New Roman"/>
                <w:color w:val="333333"/>
                <w:sz w:val="24"/>
                <w:szCs w:val="24"/>
              </w:rPr>
            </w:pPr>
            <w:r w:rsidRPr="001F6077">
              <w:rPr>
                <w:rFonts w:ascii="Courier New" w:eastAsia="Times New Roman" w:hAnsi="Courier New" w:cs="Courier New"/>
                <w:color w:val="666666"/>
                <w:sz w:val="20"/>
              </w:rPr>
              <w:t>2</w:t>
            </w:r>
          </w:p>
        </w:tc>
        <w:tc>
          <w:tcPr>
            <w:tcW w:w="12300" w:type="dxa"/>
            <w:vAlign w:val="center"/>
            <w:hideMark/>
          </w:tcPr>
          <w:p w:rsidR="001F6077" w:rsidRPr="001F6077" w:rsidRDefault="001F6077" w:rsidP="001F6077">
            <w:pPr>
              <w:spacing w:after="0" w:line="240" w:lineRule="auto"/>
              <w:rPr>
                <w:rFonts w:ascii="Times New Roman" w:eastAsia="Times New Roman" w:hAnsi="Times New Roman" w:cs="Times New Roman"/>
                <w:color w:val="333333"/>
                <w:sz w:val="24"/>
                <w:szCs w:val="24"/>
              </w:rPr>
            </w:pPr>
            <w:r w:rsidRPr="001F6077">
              <w:rPr>
                <w:rFonts w:ascii="Courier New" w:eastAsia="Times New Roman" w:hAnsi="Courier New" w:cs="Courier New"/>
                <w:color w:val="333333"/>
                <w:sz w:val="20"/>
              </w:rPr>
              <w:t>Hello from</w:t>
            </w:r>
          </w:p>
        </w:tc>
      </w:tr>
    </w:tbl>
    <w:p w:rsidR="001F6077" w:rsidRPr="001F6077" w:rsidRDefault="001F6077" w:rsidP="001F6077">
      <w:pPr>
        <w:spacing w:after="0" w:line="240" w:lineRule="auto"/>
        <w:rPr>
          <w:rFonts w:ascii="Times New Roman" w:eastAsia="Times New Roman" w:hAnsi="Times New Roman" w:cs="Times New Roman"/>
          <w:vanish/>
          <w:color w:val="333333"/>
          <w:sz w:val="23"/>
          <w:szCs w:val="23"/>
        </w:rPr>
      </w:pPr>
    </w:p>
    <w:tbl>
      <w:tblPr>
        <w:tblW w:w="0" w:type="auto"/>
        <w:tblCellSpacing w:w="15" w:type="dxa"/>
        <w:tblCellMar>
          <w:top w:w="15" w:type="dxa"/>
          <w:left w:w="15" w:type="dxa"/>
          <w:bottom w:w="15" w:type="dxa"/>
          <w:right w:w="15" w:type="dxa"/>
        </w:tblCellMar>
        <w:tblLook w:val="04A0"/>
      </w:tblPr>
      <w:tblGrid>
        <w:gridCol w:w="196"/>
        <w:gridCol w:w="8920"/>
      </w:tblGrid>
      <w:tr w:rsidR="001F6077" w:rsidRPr="001F6077" w:rsidTr="001F6077">
        <w:trPr>
          <w:tblCellSpacing w:w="15" w:type="dxa"/>
        </w:trPr>
        <w:tc>
          <w:tcPr>
            <w:tcW w:w="0" w:type="auto"/>
            <w:vAlign w:val="center"/>
            <w:hideMark/>
          </w:tcPr>
          <w:p w:rsidR="001F6077" w:rsidRPr="001F6077" w:rsidRDefault="001F6077" w:rsidP="001F6077">
            <w:pPr>
              <w:spacing w:after="0" w:line="240" w:lineRule="auto"/>
              <w:rPr>
                <w:rFonts w:ascii="Times New Roman" w:eastAsia="Times New Roman" w:hAnsi="Times New Roman" w:cs="Times New Roman"/>
                <w:color w:val="333333"/>
                <w:sz w:val="24"/>
                <w:szCs w:val="24"/>
              </w:rPr>
            </w:pPr>
            <w:r w:rsidRPr="001F6077">
              <w:rPr>
                <w:rFonts w:ascii="Courier New" w:eastAsia="Times New Roman" w:hAnsi="Courier New" w:cs="Courier New"/>
                <w:color w:val="666666"/>
                <w:sz w:val="20"/>
              </w:rPr>
              <w:t>3</w:t>
            </w:r>
          </w:p>
        </w:tc>
        <w:tc>
          <w:tcPr>
            <w:tcW w:w="12300" w:type="dxa"/>
            <w:vAlign w:val="center"/>
            <w:hideMark/>
          </w:tcPr>
          <w:p w:rsidR="001F6077" w:rsidRPr="001F6077" w:rsidRDefault="001F6077" w:rsidP="001F6077">
            <w:pPr>
              <w:spacing w:after="0" w:line="240" w:lineRule="auto"/>
              <w:rPr>
                <w:rFonts w:ascii="Times New Roman" w:eastAsia="Times New Roman" w:hAnsi="Times New Roman" w:cs="Times New Roman"/>
                <w:color w:val="333333"/>
                <w:sz w:val="24"/>
                <w:szCs w:val="24"/>
              </w:rPr>
            </w:pPr>
            <w:r w:rsidRPr="001F6077">
              <w:rPr>
                <w:rFonts w:ascii="Courier New" w:eastAsia="Times New Roman" w:hAnsi="Courier New" w:cs="Courier New"/>
                <w:color w:val="333333"/>
                <w:sz w:val="20"/>
              </w:rPr>
              <w:t>Java Code Geeks!</w:t>
            </w:r>
          </w:p>
        </w:tc>
      </w:tr>
      <w:tr w:rsidR="001F6077" w:rsidRPr="001F6077" w:rsidTr="001F6077">
        <w:trPr>
          <w:tblCellSpacing w:w="15" w:type="dxa"/>
        </w:trPr>
        <w:tc>
          <w:tcPr>
            <w:tcW w:w="0" w:type="auto"/>
            <w:vAlign w:val="center"/>
            <w:hideMark/>
          </w:tcPr>
          <w:p w:rsidR="001F6077" w:rsidRPr="001F6077" w:rsidRDefault="001F6077" w:rsidP="001F6077">
            <w:pPr>
              <w:spacing w:after="0" w:line="240" w:lineRule="auto"/>
              <w:rPr>
                <w:rFonts w:ascii="Times New Roman" w:eastAsia="Times New Roman" w:hAnsi="Times New Roman" w:cs="Times New Roman"/>
                <w:color w:val="333333"/>
                <w:sz w:val="24"/>
                <w:szCs w:val="24"/>
              </w:rPr>
            </w:pPr>
            <w:r w:rsidRPr="001F6077">
              <w:rPr>
                <w:rFonts w:ascii="Courier New" w:eastAsia="Times New Roman" w:hAnsi="Courier New" w:cs="Courier New"/>
                <w:color w:val="666666"/>
                <w:sz w:val="20"/>
              </w:rPr>
              <w:t>4</w:t>
            </w:r>
          </w:p>
        </w:tc>
        <w:tc>
          <w:tcPr>
            <w:tcW w:w="12300" w:type="dxa"/>
            <w:vAlign w:val="center"/>
            <w:hideMark/>
          </w:tcPr>
          <w:p w:rsidR="001F6077" w:rsidRPr="001F6077" w:rsidRDefault="001F6077" w:rsidP="001F6077">
            <w:pPr>
              <w:spacing w:after="0" w:line="240" w:lineRule="auto"/>
              <w:rPr>
                <w:rFonts w:ascii="Times New Roman" w:eastAsia="Times New Roman" w:hAnsi="Times New Roman" w:cs="Times New Roman"/>
                <w:color w:val="333333"/>
                <w:sz w:val="24"/>
                <w:szCs w:val="24"/>
              </w:rPr>
            </w:pPr>
            <w:r w:rsidRPr="001F6077">
              <w:rPr>
                <w:rFonts w:ascii="Times New Roman" w:eastAsia="Times New Roman" w:hAnsi="Times New Roman" w:cs="Times New Roman"/>
                <w:color w:val="333333"/>
                <w:sz w:val="24"/>
                <w:szCs w:val="24"/>
              </w:rPr>
              <w:t> </w:t>
            </w:r>
          </w:p>
        </w:tc>
      </w:tr>
    </w:tbl>
    <w:p w:rsidR="001F6077" w:rsidRPr="001F6077" w:rsidRDefault="001F6077" w:rsidP="001F6077">
      <w:pPr>
        <w:spacing w:after="0" w:line="240" w:lineRule="auto"/>
        <w:rPr>
          <w:rFonts w:ascii="Times New Roman" w:eastAsia="Times New Roman" w:hAnsi="Times New Roman" w:cs="Times New Roman"/>
          <w:vanish/>
          <w:color w:val="333333"/>
          <w:sz w:val="23"/>
          <w:szCs w:val="23"/>
        </w:rPr>
      </w:pPr>
    </w:p>
    <w:tbl>
      <w:tblPr>
        <w:tblW w:w="0" w:type="auto"/>
        <w:tblCellSpacing w:w="15" w:type="dxa"/>
        <w:tblCellMar>
          <w:top w:w="15" w:type="dxa"/>
          <w:left w:w="15" w:type="dxa"/>
          <w:bottom w:w="15" w:type="dxa"/>
          <w:right w:w="15" w:type="dxa"/>
        </w:tblCellMar>
        <w:tblLook w:val="04A0"/>
      </w:tblPr>
      <w:tblGrid>
        <w:gridCol w:w="196"/>
        <w:gridCol w:w="8920"/>
      </w:tblGrid>
      <w:tr w:rsidR="001F6077" w:rsidRPr="001F6077" w:rsidTr="001F6077">
        <w:trPr>
          <w:tblCellSpacing w:w="15" w:type="dxa"/>
        </w:trPr>
        <w:tc>
          <w:tcPr>
            <w:tcW w:w="0" w:type="auto"/>
            <w:vAlign w:val="center"/>
            <w:hideMark/>
          </w:tcPr>
          <w:p w:rsidR="001F6077" w:rsidRPr="001F6077" w:rsidRDefault="001F6077" w:rsidP="001F6077">
            <w:pPr>
              <w:spacing w:after="0" w:line="240" w:lineRule="auto"/>
              <w:rPr>
                <w:rFonts w:ascii="Times New Roman" w:eastAsia="Times New Roman" w:hAnsi="Times New Roman" w:cs="Times New Roman"/>
                <w:color w:val="333333"/>
                <w:sz w:val="24"/>
                <w:szCs w:val="24"/>
              </w:rPr>
            </w:pPr>
            <w:r w:rsidRPr="001F6077">
              <w:rPr>
                <w:rFonts w:ascii="Courier New" w:eastAsia="Times New Roman" w:hAnsi="Courier New" w:cs="Courier New"/>
                <w:color w:val="666666"/>
                <w:sz w:val="20"/>
              </w:rPr>
              <w:t>5</w:t>
            </w:r>
          </w:p>
        </w:tc>
        <w:tc>
          <w:tcPr>
            <w:tcW w:w="12300" w:type="dxa"/>
            <w:vAlign w:val="center"/>
            <w:hideMark/>
          </w:tcPr>
          <w:p w:rsidR="001F6077" w:rsidRPr="001F6077" w:rsidRDefault="001F6077" w:rsidP="001F6077">
            <w:pPr>
              <w:spacing w:after="0" w:line="240" w:lineRule="auto"/>
              <w:rPr>
                <w:rFonts w:ascii="Times New Roman" w:eastAsia="Times New Roman" w:hAnsi="Times New Roman" w:cs="Times New Roman"/>
                <w:color w:val="333333"/>
                <w:sz w:val="24"/>
                <w:szCs w:val="24"/>
              </w:rPr>
            </w:pPr>
            <w:r w:rsidRPr="001F6077">
              <w:rPr>
                <w:rFonts w:ascii="Courier New" w:eastAsia="Times New Roman" w:hAnsi="Courier New" w:cs="Courier New"/>
                <w:color w:val="333333"/>
                <w:sz w:val="20"/>
              </w:rPr>
              <w:t>The copy procedure has been successfully completed!</w:t>
            </w:r>
          </w:p>
        </w:tc>
      </w:tr>
    </w:tbl>
    <w:p w:rsidR="001F6077" w:rsidRDefault="001F6077" w:rsidP="009B570A"/>
    <w:p w:rsidR="001F6077" w:rsidRDefault="00662AE6" w:rsidP="009B570A">
      <w:r>
        <w:rPr>
          <w:noProof/>
        </w:rPr>
        <w:lastRenderedPageBreak/>
        <w:drawing>
          <wp:inline distT="0" distB="0" distL="0" distR="0">
            <wp:extent cx="5731510" cy="4824830"/>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srcRect/>
                    <a:stretch>
                      <a:fillRect/>
                    </a:stretch>
                  </pic:blipFill>
                  <pic:spPr bwMode="auto">
                    <a:xfrm>
                      <a:off x="0" y="0"/>
                      <a:ext cx="5731510" cy="4824830"/>
                    </a:xfrm>
                    <a:prstGeom prst="rect">
                      <a:avLst/>
                    </a:prstGeom>
                    <a:noFill/>
                    <a:ln w="9525">
                      <a:noFill/>
                      <a:miter lim="800000"/>
                      <a:headEnd/>
                      <a:tailEnd/>
                    </a:ln>
                  </pic:spPr>
                </pic:pic>
              </a:graphicData>
            </a:graphic>
          </wp:inline>
        </w:drawing>
      </w:r>
    </w:p>
    <w:p w:rsidR="00E377D3" w:rsidRDefault="00E377D3" w:rsidP="00E377D3">
      <w:pPr>
        <w:pStyle w:val="NormalWeb"/>
        <w:shd w:val="clear" w:color="auto" w:fill="FFFFFF"/>
        <w:spacing w:before="0" w:beforeAutospacing="0" w:after="0" w:afterAutospacing="0"/>
        <w:rPr>
          <w:rFonts w:ascii="Tahoma" w:hAnsi="Tahoma" w:cs="Tahoma"/>
          <w:color w:val="333333"/>
          <w:sz w:val="23"/>
          <w:szCs w:val="23"/>
        </w:rPr>
      </w:pPr>
      <w:r>
        <w:rPr>
          <w:rFonts w:ascii="Tahoma" w:hAnsi="Tahoma" w:cs="Tahoma"/>
          <w:color w:val="333333"/>
          <w:sz w:val="23"/>
          <w:szCs w:val="23"/>
        </w:rPr>
        <w:t>A sample execution is shown below:</w:t>
      </w:r>
    </w:p>
    <w:tbl>
      <w:tblPr>
        <w:tblW w:w="0" w:type="auto"/>
        <w:tblCellSpacing w:w="15" w:type="dxa"/>
        <w:tblCellMar>
          <w:top w:w="15" w:type="dxa"/>
          <w:left w:w="15" w:type="dxa"/>
          <w:bottom w:w="15" w:type="dxa"/>
          <w:right w:w="15" w:type="dxa"/>
        </w:tblCellMar>
        <w:tblLook w:val="04A0"/>
      </w:tblPr>
      <w:tblGrid>
        <w:gridCol w:w="196"/>
        <w:gridCol w:w="8920"/>
      </w:tblGrid>
      <w:tr w:rsidR="00E377D3" w:rsidTr="00E377D3">
        <w:trPr>
          <w:tblCellSpacing w:w="15" w:type="dxa"/>
        </w:trPr>
        <w:tc>
          <w:tcPr>
            <w:tcW w:w="0" w:type="auto"/>
            <w:vAlign w:val="center"/>
            <w:hideMark/>
          </w:tcPr>
          <w:p w:rsidR="00E377D3" w:rsidRDefault="00E377D3">
            <w:pPr>
              <w:rPr>
                <w:color w:val="333333"/>
                <w:sz w:val="24"/>
                <w:szCs w:val="24"/>
              </w:rPr>
            </w:pPr>
            <w:r>
              <w:rPr>
                <w:rStyle w:val="HTMLCode"/>
                <w:rFonts w:eastAsiaTheme="minorEastAsia"/>
                <w:color w:val="666666"/>
              </w:rPr>
              <w:t>1</w:t>
            </w:r>
          </w:p>
        </w:tc>
        <w:tc>
          <w:tcPr>
            <w:tcW w:w="12300" w:type="dxa"/>
            <w:vAlign w:val="center"/>
            <w:hideMark/>
          </w:tcPr>
          <w:p w:rsidR="00E377D3" w:rsidRDefault="00E377D3">
            <w:pPr>
              <w:rPr>
                <w:color w:val="333333"/>
                <w:sz w:val="24"/>
                <w:szCs w:val="24"/>
              </w:rPr>
            </w:pPr>
            <w:r>
              <w:rPr>
                <w:rStyle w:val="HTMLCode"/>
                <w:rFonts w:eastAsiaTheme="minorEastAsia"/>
                <w:color w:val="333333"/>
              </w:rPr>
              <w:t>The input file</w:t>
            </w:r>
            <w:r>
              <w:rPr>
                <w:color w:val="333333"/>
              </w:rPr>
              <w:t> </w:t>
            </w:r>
            <w:r>
              <w:rPr>
                <w:rStyle w:val="HTMLCode"/>
                <w:rFonts w:eastAsiaTheme="minorEastAsia"/>
                <w:color w:val="333333"/>
              </w:rPr>
              <w:t>contains the following lines:</w:t>
            </w:r>
          </w:p>
        </w:tc>
      </w:tr>
      <w:tr w:rsidR="00E377D3" w:rsidTr="00E377D3">
        <w:trPr>
          <w:tblCellSpacing w:w="15" w:type="dxa"/>
        </w:trPr>
        <w:tc>
          <w:tcPr>
            <w:tcW w:w="0" w:type="auto"/>
            <w:vAlign w:val="center"/>
            <w:hideMark/>
          </w:tcPr>
          <w:p w:rsidR="00E377D3" w:rsidRDefault="00E377D3">
            <w:pPr>
              <w:rPr>
                <w:color w:val="333333"/>
                <w:sz w:val="24"/>
                <w:szCs w:val="24"/>
              </w:rPr>
            </w:pPr>
            <w:r>
              <w:rPr>
                <w:rStyle w:val="HTMLCode"/>
                <w:rFonts w:eastAsiaTheme="minorEastAsia"/>
                <w:color w:val="666666"/>
              </w:rPr>
              <w:t>2</w:t>
            </w:r>
          </w:p>
        </w:tc>
        <w:tc>
          <w:tcPr>
            <w:tcW w:w="12300" w:type="dxa"/>
            <w:vAlign w:val="center"/>
            <w:hideMark/>
          </w:tcPr>
          <w:p w:rsidR="00E377D3" w:rsidRDefault="00E377D3">
            <w:pPr>
              <w:rPr>
                <w:color w:val="333333"/>
                <w:sz w:val="24"/>
                <w:szCs w:val="24"/>
              </w:rPr>
            </w:pPr>
            <w:r>
              <w:rPr>
                <w:rStyle w:val="HTMLCode"/>
                <w:rFonts w:eastAsiaTheme="minorEastAsia"/>
                <w:color w:val="333333"/>
              </w:rPr>
              <w:t>Hello from</w:t>
            </w:r>
          </w:p>
        </w:tc>
      </w:tr>
    </w:tbl>
    <w:p w:rsidR="00E377D3" w:rsidRDefault="00E377D3" w:rsidP="00E377D3">
      <w:pPr>
        <w:rPr>
          <w:vanish/>
          <w:color w:val="333333"/>
          <w:sz w:val="23"/>
          <w:szCs w:val="23"/>
        </w:rPr>
      </w:pPr>
    </w:p>
    <w:tbl>
      <w:tblPr>
        <w:tblW w:w="0" w:type="auto"/>
        <w:tblCellSpacing w:w="15" w:type="dxa"/>
        <w:tblCellMar>
          <w:top w:w="15" w:type="dxa"/>
          <w:left w:w="15" w:type="dxa"/>
          <w:bottom w:w="15" w:type="dxa"/>
          <w:right w:w="15" w:type="dxa"/>
        </w:tblCellMar>
        <w:tblLook w:val="04A0"/>
      </w:tblPr>
      <w:tblGrid>
        <w:gridCol w:w="196"/>
        <w:gridCol w:w="8920"/>
      </w:tblGrid>
      <w:tr w:rsidR="00E377D3" w:rsidTr="00E377D3">
        <w:trPr>
          <w:tblCellSpacing w:w="15" w:type="dxa"/>
        </w:trPr>
        <w:tc>
          <w:tcPr>
            <w:tcW w:w="0" w:type="auto"/>
            <w:vAlign w:val="center"/>
            <w:hideMark/>
          </w:tcPr>
          <w:p w:rsidR="00E377D3" w:rsidRDefault="00E377D3">
            <w:pPr>
              <w:rPr>
                <w:color w:val="333333"/>
                <w:sz w:val="24"/>
                <w:szCs w:val="24"/>
              </w:rPr>
            </w:pPr>
            <w:r>
              <w:rPr>
                <w:rStyle w:val="HTMLCode"/>
                <w:rFonts w:eastAsiaTheme="minorEastAsia"/>
                <w:color w:val="666666"/>
              </w:rPr>
              <w:t>3</w:t>
            </w:r>
          </w:p>
        </w:tc>
        <w:tc>
          <w:tcPr>
            <w:tcW w:w="12300" w:type="dxa"/>
            <w:vAlign w:val="center"/>
            <w:hideMark/>
          </w:tcPr>
          <w:p w:rsidR="00E377D3" w:rsidRDefault="00E377D3">
            <w:pPr>
              <w:rPr>
                <w:color w:val="333333"/>
                <w:sz w:val="24"/>
                <w:szCs w:val="24"/>
              </w:rPr>
            </w:pPr>
            <w:r>
              <w:rPr>
                <w:rStyle w:val="HTMLCode"/>
                <w:rFonts w:eastAsiaTheme="minorEastAsia"/>
                <w:color w:val="333333"/>
              </w:rPr>
              <w:t>Java Code Geeks!</w:t>
            </w:r>
          </w:p>
        </w:tc>
      </w:tr>
      <w:tr w:rsidR="00E377D3" w:rsidTr="00E377D3">
        <w:trPr>
          <w:tblCellSpacing w:w="15" w:type="dxa"/>
        </w:trPr>
        <w:tc>
          <w:tcPr>
            <w:tcW w:w="0" w:type="auto"/>
            <w:vAlign w:val="center"/>
            <w:hideMark/>
          </w:tcPr>
          <w:p w:rsidR="00E377D3" w:rsidRDefault="00E377D3">
            <w:pPr>
              <w:rPr>
                <w:color w:val="333333"/>
                <w:sz w:val="24"/>
                <w:szCs w:val="24"/>
              </w:rPr>
            </w:pPr>
            <w:r>
              <w:rPr>
                <w:rStyle w:val="HTMLCode"/>
                <w:rFonts w:eastAsiaTheme="minorEastAsia"/>
                <w:color w:val="666666"/>
              </w:rPr>
              <w:t>4</w:t>
            </w:r>
          </w:p>
        </w:tc>
        <w:tc>
          <w:tcPr>
            <w:tcW w:w="12300" w:type="dxa"/>
            <w:vAlign w:val="center"/>
            <w:hideMark/>
          </w:tcPr>
          <w:p w:rsidR="00E377D3" w:rsidRDefault="00E377D3">
            <w:pPr>
              <w:rPr>
                <w:color w:val="333333"/>
                <w:sz w:val="24"/>
                <w:szCs w:val="24"/>
              </w:rPr>
            </w:pPr>
            <w:r>
              <w:rPr>
                <w:color w:val="333333"/>
              </w:rPr>
              <w:t> </w:t>
            </w:r>
          </w:p>
        </w:tc>
      </w:tr>
    </w:tbl>
    <w:p w:rsidR="00E377D3" w:rsidRDefault="00E377D3" w:rsidP="00E377D3">
      <w:pPr>
        <w:rPr>
          <w:vanish/>
          <w:color w:val="333333"/>
          <w:sz w:val="23"/>
          <w:szCs w:val="23"/>
        </w:rPr>
      </w:pPr>
    </w:p>
    <w:tbl>
      <w:tblPr>
        <w:tblW w:w="0" w:type="auto"/>
        <w:tblCellSpacing w:w="15" w:type="dxa"/>
        <w:tblCellMar>
          <w:top w:w="15" w:type="dxa"/>
          <w:left w:w="15" w:type="dxa"/>
          <w:bottom w:w="15" w:type="dxa"/>
          <w:right w:w="15" w:type="dxa"/>
        </w:tblCellMar>
        <w:tblLook w:val="04A0"/>
      </w:tblPr>
      <w:tblGrid>
        <w:gridCol w:w="196"/>
        <w:gridCol w:w="8920"/>
      </w:tblGrid>
      <w:tr w:rsidR="00E377D3" w:rsidTr="00E377D3">
        <w:trPr>
          <w:tblCellSpacing w:w="15" w:type="dxa"/>
        </w:trPr>
        <w:tc>
          <w:tcPr>
            <w:tcW w:w="0" w:type="auto"/>
            <w:vAlign w:val="center"/>
            <w:hideMark/>
          </w:tcPr>
          <w:p w:rsidR="00E377D3" w:rsidRDefault="00E377D3">
            <w:pPr>
              <w:rPr>
                <w:color w:val="333333"/>
                <w:sz w:val="24"/>
                <w:szCs w:val="24"/>
              </w:rPr>
            </w:pPr>
            <w:r>
              <w:rPr>
                <w:rStyle w:val="HTMLCode"/>
                <w:rFonts w:eastAsiaTheme="minorEastAsia"/>
                <w:color w:val="666666"/>
              </w:rPr>
              <w:t>5</w:t>
            </w:r>
          </w:p>
        </w:tc>
        <w:tc>
          <w:tcPr>
            <w:tcW w:w="12300" w:type="dxa"/>
            <w:vAlign w:val="center"/>
            <w:hideMark/>
          </w:tcPr>
          <w:p w:rsidR="00E377D3" w:rsidRDefault="00E377D3">
            <w:pPr>
              <w:rPr>
                <w:color w:val="333333"/>
                <w:sz w:val="24"/>
                <w:szCs w:val="24"/>
              </w:rPr>
            </w:pPr>
            <w:r>
              <w:rPr>
                <w:rStyle w:val="HTMLCode"/>
                <w:rFonts w:eastAsiaTheme="minorEastAsia"/>
                <w:color w:val="333333"/>
              </w:rPr>
              <w:t>The copy procedure has been successfully completed!</w:t>
            </w:r>
          </w:p>
        </w:tc>
      </w:tr>
    </w:tbl>
    <w:p w:rsidR="00E377D3" w:rsidRDefault="00E377D3" w:rsidP="00E377D3">
      <w:pPr>
        <w:pStyle w:val="Heading3"/>
        <w:shd w:val="clear" w:color="auto" w:fill="FFFFFF"/>
        <w:spacing w:before="375" w:after="150" w:line="240" w:lineRule="atLeast"/>
        <w:rPr>
          <w:rFonts w:ascii="Helvetica" w:hAnsi="Helvetica" w:cs="Helvetica"/>
          <w:b w:val="0"/>
          <w:bCs w:val="0"/>
          <w:color w:val="333333"/>
          <w:sz w:val="36"/>
          <w:szCs w:val="36"/>
        </w:rPr>
      </w:pPr>
      <w:proofErr w:type="spellStart"/>
      <w:r>
        <w:rPr>
          <w:rFonts w:ascii="Helvetica" w:hAnsi="Helvetica" w:cs="Helvetica"/>
          <w:b w:val="0"/>
          <w:bCs w:val="0"/>
          <w:color w:val="333333"/>
          <w:sz w:val="36"/>
          <w:szCs w:val="36"/>
        </w:rPr>
        <w:lastRenderedPageBreak/>
        <w:t>FileWriter-StringWriter</w:t>
      </w:r>
      <w:proofErr w:type="spellEnd"/>
      <w:r>
        <w:rPr>
          <w:rFonts w:ascii="Helvetica" w:hAnsi="Helvetica" w:cs="Helvetica"/>
          <w:b w:val="0"/>
          <w:bCs w:val="0"/>
          <w:color w:val="333333"/>
          <w:sz w:val="36"/>
          <w:szCs w:val="36"/>
        </w:rPr>
        <w:t xml:space="preserve"> example</w:t>
      </w:r>
    </w:p>
    <w:p w:rsidR="00E377D3" w:rsidRDefault="001C2558" w:rsidP="009B570A">
      <w:r>
        <w:rPr>
          <w:noProof/>
        </w:rPr>
        <w:drawing>
          <wp:inline distT="0" distB="0" distL="0" distR="0">
            <wp:extent cx="5731510" cy="4898442"/>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5731510" cy="4898442"/>
                    </a:xfrm>
                    <a:prstGeom prst="rect">
                      <a:avLst/>
                    </a:prstGeom>
                    <a:noFill/>
                    <a:ln w="9525">
                      <a:noFill/>
                      <a:miter lim="800000"/>
                      <a:headEnd/>
                      <a:tailEnd/>
                    </a:ln>
                  </pic:spPr>
                </pic:pic>
              </a:graphicData>
            </a:graphic>
          </wp:inline>
        </w:drawing>
      </w:r>
    </w:p>
    <w:p w:rsidR="00241074" w:rsidRPr="009B570A" w:rsidRDefault="00241074" w:rsidP="009B570A">
      <w:r>
        <w:rPr>
          <w:noProof/>
        </w:rPr>
        <w:drawing>
          <wp:inline distT="0" distB="0" distL="0" distR="0">
            <wp:extent cx="5200650" cy="111442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srcRect/>
                    <a:stretch>
                      <a:fillRect/>
                    </a:stretch>
                  </pic:blipFill>
                  <pic:spPr bwMode="auto">
                    <a:xfrm>
                      <a:off x="0" y="0"/>
                      <a:ext cx="5200650" cy="1114425"/>
                    </a:xfrm>
                    <a:prstGeom prst="rect">
                      <a:avLst/>
                    </a:prstGeom>
                    <a:noFill/>
                    <a:ln w="9525">
                      <a:noFill/>
                      <a:miter lim="800000"/>
                      <a:headEnd/>
                      <a:tailEnd/>
                    </a:ln>
                  </pic:spPr>
                </pic:pic>
              </a:graphicData>
            </a:graphic>
          </wp:inline>
        </w:drawing>
      </w:r>
    </w:p>
    <w:p w:rsidR="00E9070A" w:rsidRDefault="00E9070A" w:rsidP="00E9070A">
      <w:pPr>
        <w:pStyle w:val="Heading2"/>
        <w:ind w:left="1440"/>
      </w:pPr>
      <w:r>
        <w:lastRenderedPageBreak/>
        <w:t>Numeric literals with underscores</w:t>
      </w:r>
    </w:p>
    <w:p w:rsidR="00AB62E2" w:rsidRDefault="00AB62E2" w:rsidP="00AB62E2">
      <w:r>
        <w:rPr>
          <w:noProof/>
        </w:rPr>
        <w:drawing>
          <wp:inline distT="0" distB="0" distL="0" distR="0">
            <wp:extent cx="5731510" cy="3829050"/>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731510" cy="3829050"/>
                    </a:xfrm>
                    <a:prstGeom prst="rect">
                      <a:avLst/>
                    </a:prstGeom>
                    <a:noFill/>
                    <a:ln w="9525">
                      <a:noFill/>
                      <a:miter lim="800000"/>
                      <a:headEnd/>
                      <a:tailEnd/>
                    </a:ln>
                  </pic:spPr>
                </pic:pic>
              </a:graphicData>
            </a:graphic>
          </wp:inline>
        </w:drawing>
      </w:r>
    </w:p>
    <w:p w:rsidR="00361627" w:rsidRDefault="00361627" w:rsidP="00AB62E2">
      <w:r>
        <w:rPr>
          <w:noProof/>
        </w:rPr>
        <w:drawing>
          <wp:inline distT="0" distB="0" distL="0" distR="0">
            <wp:extent cx="5731510" cy="2697181"/>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731510" cy="2697181"/>
                    </a:xfrm>
                    <a:prstGeom prst="rect">
                      <a:avLst/>
                    </a:prstGeom>
                    <a:noFill/>
                    <a:ln w="9525">
                      <a:noFill/>
                      <a:miter lim="800000"/>
                      <a:headEnd/>
                      <a:tailEnd/>
                    </a:ln>
                  </pic:spPr>
                </pic:pic>
              </a:graphicData>
            </a:graphic>
          </wp:inline>
        </w:drawing>
      </w:r>
    </w:p>
    <w:p w:rsidR="00554704" w:rsidRDefault="00554704" w:rsidP="00AB62E2">
      <w:r>
        <w:rPr>
          <w:noProof/>
        </w:rPr>
        <w:lastRenderedPageBreak/>
        <w:drawing>
          <wp:inline distT="0" distB="0" distL="0" distR="0">
            <wp:extent cx="3667125" cy="5886450"/>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3667125" cy="5886450"/>
                    </a:xfrm>
                    <a:prstGeom prst="rect">
                      <a:avLst/>
                    </a:prstGeom>
                    <a:noFill/>
                    <a:ln w="9525">
                      <a:noFill/>
                      <a:miter lim="800000"/>
                      <a:headEnd/>
                      <a:tailEnd/>
                    </a:ln>
                  </pic:spPr>
                </pic:pic>
              </a:graphicData>
            </a:graphic>
          </wp:inline>
        </w:drawing>
      </w:r>
    </w:p>
    <w:p w:rsidR="00DE2E2B" w:rsidRPr="00AB62E2" w:rsidRDefault="00DE2E2B" w:rsidP="00AB62E2"/>
    <w:p w:rsidR="00E9070A" w:rsidRDefault="00E9070A" w:rsidP="00DE2E2B">
      <w:pPr>
        <w:pStyle w:val="Heading2"/>
      </w:pPr>
      <w:r>
        <w:lastRenderedPageBreak/>
        <w:t>Improved exception handling</w:t>
      </w:r>
    </w:p>
    <w:p w:rsidR="00DE2E2B" w:rsidRDefault="00DE2E2B" w:rsidP="00DE2E2B">
      <w:r>
        <w:rPr>
          <w:noProof/>
        </w:rPr>
        <w:drawing>
          <wp:inline distT="0" distB="0" distL="0" distR="0">
            <wp:extent cx="5731510" cy="4469308"/>
            <wp:effectExtent l="19050" t="0" r="254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5731510" cy="4469308"/>
                    </a:xfrm>
                    <a:prstGeom prst="rect">
                      <a:avLst/>
                    </a:prstGeom>
                    <a:noFill/>
                    <a:ln w="9525">
                      <a:noFill/>
                      <a:miter lim="800000"/>
                      <a:headEnd/>
                      <a:tailEnd/>
                    </a:ln>
                  </pic:spPr>
                </pic:pic>
              </a:graphicData>
            </a:graphic>
          </wp:inline>
        </w:drawing>
      </w:r>
    </w:p>
    <w:p w:rsidR="00740F6F" w:rsidRDefault="00740F6F" w:rsidP="00DE2E2B">
      <w:r>
        <w:rPr>
          <w:noProof/>
        </w:rPr>
        <w:drawing>
          <wp:inline distT="0" distB="0" distL="0" distR="0">
            <wp:extent cx="5731510" cy="2266225"/>
            <wp:effectExtent l="19050" t="0" r="254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srcRect/>
                    <a:stretch>
                      <a:fillRect/>
                    </a:stretch>
                  </pic:blipFill>
                  <pic:spPr bwMode="auto">
                    <a:xfrm>
                      <a:off x="0" y="0"/>
                      <a:ext cx="5731510" cy="2266225"/>
                    </a:xfrm>
                    <a:prstGeom prst="rect">
                      <a:avLst/>
                    </a:prstGeom>
                    <a:noFill/>
                    <a:ln w="9525">
                      <a:noFill/>
                      <a:miter lim="800000"/>
                      <a:headEnd/>
                      <a:tailEnd/>
                    </a:ln>
                  </pic:spPr>
                </pic:pic>
              </a:graphicData>
            </a:graphic>
          </wp:inline>
        </w:drawing>
      </w:r>
    </w:p>
    <w:p w:rsidR="00B97609" w:rsidRDefault="00B97609" w:rsidP="00DE2E2B">
      <w:r>
        <w:rPr>
          <w:noProof/>
        </w:rPr>
        <w:lastRenderedPageBreak/>
        <w:drawing>
          <wp:inline distT="0" distB="0" distL="0" distR="0">
            <wp:extent cx="4295775" cy="4943475"/>
            <wp:effectExtent l="19050" t="0" r="9525"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4295775" cy="4943475"/>
                    </a:xfrm>
                    <a:prstGeom prst="rect">
                      <a:avLst/>
                    </a:prstGeom>
                    <a:noFill/>
                    <a:ln w="9525">
                      <a:noFill/>
                      <a:miter lim="800000"/>
                      <a:headEnd/>
                      <a:tailEnd/>
                    </a:ln>
                  </pic:spPr>
                </pic:pic>
              </a:graphicData>
            </a:graphic>
          </wp:inline>
        </w:drawing>
      </w:r>
    </w:p>
    <w:p w:rsidR="000321DC" w:rsidRPr="00DE2E2B" w:rsidRDefault="000321DC" w:rsidP="00DE2E2B">
      <w:r>
        <w:rPr>
          <w:noProof/>
        </w:rPr>
        <w:drawing>
          <wp:inline distT="0" distB="0" distL="0" distR="0">
            <wp:extent cx="5731510" cy="3562350"/>
            <wp:effectExtent l="19050" t="0" r="254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srcRect/>
                    <a:stretch>
                      <a:fillRect/>
                    </a:stretch>
                  </pic:blipFill>
                  <pic:spPr bwMode="auto">
                    <a:xfrm>
                      <a:off x="0" y="0"/>
                      <a:ext cx="5731510" cy="3562350"/>
                    </a:xfrm>
                    <a:prstGeom prst="rect">
                      <a:avLst/>
                    </a:prstGeom>
                    <a:noFill/>
                    <a:ln w="9525">
                      <a:noFill/>
                      <a:miter lim="800000"/>
                      <a:headEnd/>
                      <a:tailEnd/>
                    </a:ln>
                  </pic:spPr>
                </pic:pic>
              </a:graphicData>
            </a:graphic>
          </wp:inline>
        </w:drawing>
      </w:r>
    </w:p>
    <w:p w:rsidR="00E9070A" w:rsidRDefault="00E9070A" w:rsidP="00E9070A">
      <w:pPr>
        <w:pStyle w:val="Heading2"/>
        <w:ind w:left="1440"/>
      </w:pPr>
      <w:r>
        <w:lastRenderedPageBreak/>
        <w:t>New file system API (NIO 2.0)</w:t>
      </w:r>
    </w:p>
    <w:p w:rsidR="00E9070A" w:rsidRDefault="00E9070A" w:rsidP="00E9070A">
      <w:pPr>
        <w:pStyle w:val="Heading2"/>
        <w:ind w:left="1440"/>
      </w:pPr>
      <w:r>
        <w:t>Fork and Join</w:t>
      </w:r>
    </w:p>
    <w:p w:rsidR="00E9070A" w:rsidRDefault="00E9070A" w:rsidP="00E9070A">
      <w:pPr>
        <w:pStyle w:val="Heading2"/>
        <w:ind w:left="1440"/>
      </w:pPr>
      <w:r>
        <w:t>Supporting dynamism</w:t>
      </w:r>
    </w:p>
    <w:p w:rsidR="00957581" w:rsidRDefault="00957581" w:rsidP="00957581"/>
    <w:p w:rsidR="002A1B69" w:rsidRDefault="002A1B69" w:rsidP="00957581"/>
    <w:p w:rsidR="002A1B69" w:rsidRPr="00957581" w:rsidRDefault="002A1B69" w:rsidP="00957581"/>
    <w:p w:rsidR="00C27B5C" w:rsidRPr="00C27B5C" w:rsidRDefault="00C27B5C" w:rsidP="00C27B5C"/>
    <w:p w:rsidR="003A4E72" w:rsidRPr="003A4E72" w:rsidRDefault="003A4E72" w:rsidP="003A4E72"/>
    <w:p w:rsidR="005217EF" w:rsidRPr="005217EF" w:rsidRDefault="003532B7" w:rsidP="003532B7">
      <w:pPr>
        <w:pStyle w:val="Heading1"/>
      </w:pPr>
      <w:proofErr w:type="gramStart"/>
      <w:r>
        <w:t>immutability</w:t>
      </w:r>
      <w:proofErr w:type="gramEnd"/>
      <w:r>
        <w:t xml:space="preserve"> in Java</w:t>
      </w:r>
    </w:p>
    <w:p w:rsidR="00A71F98" w:rsidRDefault="00A71F98" w:rsidP="00A71F98">
      <w:pPr>
        <w:pStyle w:val="NormalWeb"/>
        <w:spacing w:line="480" w:lineRule="atLeast"/>
        <w:textAlignment w:val="baseline"/>
        <w:rPr>
          <w:sz w:val="32"/>
          <w:szCs w:val="32"/>
        </w:rPr>
      </w:pPr>
      <w:r>
        <w:rPr>
          <w:sz w:val="32"/>
          <w:szCs w:val="32"/>
        </w:rPr>
        <w:t>In order to get the benefits of immutability in Java we can use the following guidelines while programming -</w:t>
      </w:r>
    </w:p>
    <w:p w:rsidR="00A71F98" w:rsidRDefault="00A71F98" w:rsidP="00A71F98">
      <w:pPr>
        <w:numPr>
          <w:ilvl w:val="0"/>
          <w:numId w:val="5"/>
        </w:numPr>
        <w:spacing w:beforeAutospacing="1" w:after="0" w:afterAutospacing="1" w:line="480" w:lineRule="atLeast"/>
        <w:textAlignment w:val="baseline"/>
        <w:rPr>
          <w:rFonts w:ascii="inherit" w:hAnsi="inherit"/>
          <w:sz w:val="32"/>
          <w:szCs w:val="32"/>
        </w:rPr>
      </w:pPr>
      <w:r>
        <w:rPr>
          <w:rFonts w:ascii="inherit" w:hAnsi="inherit"/>
          <w:sz w:val="32"/>
          <w:szCs w:val="32"/>
        </w:rPr>
        <w:t>Mark the class </w:t>
      </w:r>
      <w:r>
        <w:rPr>
          <w:rStyle w:val="Strong"/>
          <w:rFonts w:ascii="inherit" w:hAnsi="inherit"/>
          <w:sz w:val="32"/>
          <w:szCs w:val="32"/>
          <w:bdr w:val="none" w:sz="0" w:space="0" w:color="auto" w:frame="1"/>
        </w:rPr>
        <w:t>final</w:t>
      </w:r>
    </w:p>
    <w:p w:rsidR="00A71F98" w:rsidRDefault="00A71F98" w:rsidP="00A71F98">
      <w:pPr>
        <w:numPr>
          <w:ilvl w:val="0"/>
          <w:numId w:val="5"/>
        </w:numPr>
        <w:spacing w:beforeAutospacing="1" w:after="0" w:afterAutospacing="1" w:line="480" w:lineRule="atLeast"/>
        <w:textAlignment w:val="baseline"/>
        <w:rPr>
          <w:rFonts w:ascii="inherit" w:hAnsi="inherit"/>
          <w:sz w:val="32"/>
          <w:szCs w:val="32"/>
        </w:rPr>
      </w:pPr>
      <w:r>
        <w:rPr>
          <w:rFonts w:ascii="inherit" w:hAnsi="inherit"/>
          <w:sz w:val="32"/>
          <w:szCs w:val="32"/>
        </w:rPr>
        <w:t>Mark all the fields </w:t>
      </w:r>
      <w:r>
        <w:rPr>
          <w:rStyle w:val="Strong"/>
          <w:rFonts w:ascii="inherit" w:hAnsi="inherit"/>
          <w:sz w:val="32"/>
          <w:szCs w:val="32"/>
          <w:bdr w:val="none" w:sz="0" w:space="0" w:color="auto" w:frame="1"/>
        </w:rPr>
        <w:t>private</w:t>
      </w:r>
      <w:r>
        <w:rPr>
          <w:rFonts w:ascii="inherit" w:hAnsi="inherit"/>
          <w:sz w:val="32"/>
          <w:szCs w:val="32"/>
        </w:rPr>
        <w:t> and </w:t>
      </w:r>
      <w:r>
        <w:rPr>
          <w:rStyle w:val="Strong"/>
          <w:rFonts w:ascii="inherit" w:hAnsi="inherit"/>
          <w:sz w:val="32"/>
          <w:szCs w:val="32"/>
          <w:bdr w:val="none" w:sz="0" w:space="0" w:color="auto" w:frame="1"/>
        </w:rPr>
        <w:t>final</w:t>
      </w:r>
    </w:p>
    <w:p w:rsidR="00A71F98" w:rsidRDefault="00A71F98" w:rsidP="00A71F98">
      <w:pPr>
        <w:numPr>
          <w:ilvl w:val="0"/>
          <w:numId w:val="5"/>
        </w:numPr>
        <w:spacing w:beforeAutospacing="1" w:after="0" w:afterAutospacing="1" w:line="480" w:lineRule="atLeast"/>
        <w:textAlignment w:val="baseline"/>
        <w:rPr>
          <w:rFonts w:ascii="inherit" w:hAnsi="inherit"/>
          <w:sz w:val="32"/>
          <w:szCs w:val="32"/>
        </w:rPr>
      </w:pPr>
      <w:r>
        <w:rPr>
          <w:rFonts w:ascii="inherit" w:hAnsi="inherit"/>
          <w:sz w:val="32"/>
          <w:szCs w:val="32"/>
        </w:rPr>
        <w:t>Force all the callers to construct an object of the class directly, i.e. do not use any </w:t>
      </w:r>
      <w:r>
        <w:rPr>
          <w:rStyle w:val="Strong"/>
          <w:rFonts w:ascii="inherit" w:hAnsi="inherit"/>
          <w:sz w:val="32"/>
          <w:szCs w:val="32"/>
          <w:bdr w:val="none" w:sz="0" w:space="0" w:color="auto" w:frame="1"/>
        </w:rPr>
        <w:t>setter</w:t>
      </w:r>
      <w:r>
        <w:rPr>
          <w:rFonts w:ascii="inherit" w:hAnsi="inherit"/>
          <w:sz w:val="32"/>
          <w:szCs w:val="32"/>
        </w:rPr>
        <w:t> methods</w:t>
      </w:r>
    </w:p>
    <w:p w:rsidR="00A71F98" w:rsidRDefault="00A71F98" w:rsidP="00A71F98">
      <w:pPr>
        <w:numPr>
          <w:ilvl w:val="0"/>
          <w:numId w:val="5"/>
        </w:numPr>
        <w:spacing w:before="100" w:beforeAutospacing="1" w:after="100" w:afterAutospacing="1" w:line="480" w:lineRule="atLeast"/>
        <w:textAlignment w:val="baseline"/>
        <w:rPr>
          <w:rFonts w:ascii="inherit" w:hAnsi="inherit"/>
          <w:sz w:val="32"/>
          <w:szCs w:val="32"/>
        </w:rPr>
      </w:pPr>
      <w:r>
        <w:rPr>
          <w:rFonts w:ascii="inherit" w:hAnsi="inherit"/>
          <w:sz w:val="32"/>
          <w:szCs w:val="32"/>
        </w:rPr>
        <w:t>Do not change the state of the objects in any methods of the class</w:t>
      </w:r>
    </w:p>
    <w:p w:rsidR="00A71F98" w:rsidRDefault="00A71F98" w:rsidP="00A71F98">
      <w:pPr>
        <w:pStyle w:val="NormalWeb"/>
        <w:spacing w:line="480" w:lineRule="atLeast"/>
        <w:textAlignment w:val="baseline"/>
        <w:rPr>
          <w:sz w:val="32"/>
          <w:szCs w:val="32"/>
        </w:rPr>
      </w:pPr>
      <w:r>
        <w:rPr>
          <w:sz w:val="32"/>
          <w:szCs w:val="32"/>
        </w:rPr>
        <w:t>Doing so will often restrict the way you can call the class and its methods. It will also make you redesign your software and rethink your algorithms. However, there are many benefits of programming with immutable objects.</w:t>
      </w:r>
    </w:p>
    <w:p w:rsidR="00A71F98" w:rsidRDefault="00A71F98" w:rsidP="00A71F98">
      <w:pPr>
        <w:numPr>
          <w:ilvl w:val="0"/>
          <w:numId w:val="6"/>
        </w:numPr>
        <w:spacing w:before="100" w:beforeAutospacing="1" w:after="100" w:afterAutospacing="1" w:line="480" w:lineRule="atLeast"/>
        <w:textAlignment w:val="baseline"/>
        <w:rPr>
          <w:rFonts w:ascii="inherit" w:hAnsi="inherit"/>
          <w:sz w:val="32"/>
          <w:szCs w:val="32"/>
        </w:rPr>
      </w:pPr>
      <w:r>
        <w:rPr>
          <w:rFonts w:ascii="inherit" w:hAnsi="inherit"/>
          <w:sz w:val="32"/>
          <w:szCs w:val="32"/>
        </w:rPr>
        <w:t>Immutable objects are thread-safe so you will not have any synchronization issues.</w:t>
      </w:r>
    </w:p>
    <w:p w:rsidR="00A71F98" w:rsidRDefault="00A71F98" w:rsidP="00A71F98">
      <w:pPr>
        <w:numPr>
          <w:ilvl w:val="0"/>
          <w:numId w:val="6"/>
        </w:numPr>
        <w:spacing w:beforeAutospacing="1" w:after="0" w:afterAutospacing="1" w:line="480" w:lineRule="atLeast"/>
        <w:textAlignment w:val="baseline"/>
        <w:rPr>
          <w:rFonts w:ascii="inherit" w:hAnsi="inherit"/>
          <w:sz w:val="32"/>
          <w:szCs w:val="32"/>
        </w:rPr>
      </w:pPr>
      <w:r>
        <w:rPr>
          <w:rFonts w:ascii="inherit" w:hAnsi="inherit"/>
          <w:sz w:val="32"/>
          <w:szCs w:val="32"/>
        </w:rPr>
        <w:t>Immutable objects are good </w:t>
      </w:r>
      <w:r>
        <w:rPr>
          <w:rStyle w:val="Strong"/>
          <w:rFonts w:ascii="inherit" w:hAnsi="inherit"/>
          <w:sz w:val="32"/>
          <w:szCs w:val="32"/>
          <w:bdr w:val="none" w:sz="0" w:space="0" w:color="auto" w:frame="1"/>
        </w:rPr>
        <w:t>Map</w:t>
      </w:r>
      <w:r>
        <w:rPr>
          <w:rFonts w:ascii="inherit" w:hAnsi="inherit"/>
          <w:sz w:val="32"/>
          <w:szCs w:val="32"/>
        </w:rPr>
        <w:t> keys and </w:t>
      </w:r>
      <w:r>
        <w:rPr>
          <w:rStyle w:val="Strong"/>
          <w:rFonts w:ascii="inherit" w:hAnsi="inherit"/>
          <w:sz w:val="32"/>
          <w:szCs w:val="32"/>
          <w:bdr w:val="none" w:sz="0" w:space="0" w:color="auto" w:frame="1"/>
        </w:rPr>
        <w:t>Set</w:t>
      </w:r>
      <w:r>
        <w:rPr>
          <w:rFonts w:ascii="inherit" w:hAnsi="inherit"/>
          <w:sz w:val="32"/>
          <w:szCs w:val="32"/>
        </w:rPr>
        <w:t> elements, since these typically do not change once created.</w:t>
      </w:r>
    </w:p>
    <w:p w:rsidR="00A71F98" w:rsidRDefault="00A71F98" w:rsidP="00A71F98">
      <w:pPr>
        <w:numPr>
          <w:ilvl w:val="0"/>
          <w:numId w:val="6"/>
        </w:numPr>
        <w:spacing w:before="100" w:beforeAutospacing="1" w:after="100" w:afterAutospacing="1" w:line="480" w:lineRule="atLeast"/>
        <w:textAlignment w:val="baseline"/>
        <w:rPr>
          <w:rFonts w:ascii="inherit" w:hAnsi="inherit"/>
          <w:sz w:val="32"/>
          <w:szCs w:val="32"/>
        </w:rPr>
      </w:pPr>
      <w:r>
        <w:rPr>
          <w:rFonts w:ascii="inherit" w:hAnsi="inherit"/>
          <w:sz w:val="32"/>
          <w:szCs w:val="32"/>
        </w:rPr>
        <w:lastRenderedPageBreak/>
        <w:t>Immutability makes it easier to write, use and reason about the code (class invariant is established once and then unchanged)</w:t>
      </w:r>
    </w:p>
    <w:p w:rsidR="00A71F98" w:rsidRDefault="00A71F98" w:rsidP="00A71F98">
      <w:pPr>
        <w:numPr>
          <w:ilvl w:val="0"/>
          <w:numId w:val="6"/>
        </w:numPr>
        <w:spacing w:before="100" w:beforeAutospacing="1" w:after="100" w:afterAutospacing="1" w:line="480" w:lineRule="atLeast"/>
        <w:textAlignment w:val="baseline"/>
        <w:rPr>
          <w:rFonts w:ascii="inherit" w:hAnsi="inherit"/>
          <w:sz w:val="32"/>
          <w:szCs w:val="32"/>
        </w:rPr>
      </w:pPr>
      <w:r>
        <w:rPr>
          <w:rFonts w:ascii="inherit" w:hAnsi="inherit"/>
          <w:sz w:val="32"/>
          <w:szCs w:val="32"/>
        </w:rPr>
        <w:t>Immutability makes it easier to parallelize your program as there are no conflicts among objects.</w:t>
      </w:r>
    </w:p>
    <w:p w:rsidR="00A71F98" w:rsidRDefault="00A71F98" w:rsidP="00A71F98">
      <w:pPr>
        <w:numPr>
          <w:ilvl w:val="0"/>
          <w:numId w:val="6"/>
        </w:numPr>
        <w:spacing w:before="100" w:beforeAutospacing="1" w:after="100" w:afterAutospacing="1" w:line="480" w:lineRule="atLeast"/>
        <w:textAlignment w:val="baseline"/>
        <w:rPr>
          <w:rFonts w:ascii="inherit" w:hAnsi="inherit"/>
          <w:sz w:val="32"/>
          <w:szCs w:val="32"/>
        </w:rPr>
      </w:pPr>
      <w:r>
        <w:rPr>
          <w:rFonts w:ascii="inherit" w:hAnsi="inherit"/>
          <w:sz w:val="32"/>
          <w:szCs w:val="32"/>
        </w:rPr>
        <w:t>The internal state of your program will be consistent even if you have exceptions.</w:t>
      </w:r>
    </w:p>
    <w:p w:rsidR="00A71F98" w:rsidRDefault="00A71F98" w:rsidP="00A71F98">
      <w:pPr>
        <w:numPr>
          <w:ilvl w:val="0"/>
          <w:numId w:val="6"/>
        </w:numPr>
        <w:spacing w:before="100" w:beforeAutospacing="1" w:after="100" w:afterAutospacing="1" w:line="480" w:lineRule="atLeast"/>
        <w:textAlignment w:val="baseline"/>
        <w:rPr>
          <w:rFonts w:ascii="inherit" w:hAnsi="inherit"/>
          <w:sz w:val="32"/>
          <w:szCs w:val="32"/>
        </w:rPr>
      </w:pPr>
      <w:r>
        <w:rPr>
          <w:rFonts w:ascii="inherit" w:hAnsi="inherit"/>
          <w:sz w:val="32"/>
          <w:szCs w:val="32"/>
        </w:rPr>
        <w:t>References to immutable objects can be cached as they are not going to change.</w:t>
      </w:r>
    </w:p>
    <w:p w:rsidR="00A71F98" w:rsidRDefault="00A71F98" w:rsidP="00A71F98">
      <w:pPr>
        <w:pStyle w:val="NormalWeb"/>
        <w:spacing w:before="0" w:after="0" w:line="480" w:lineRule="atLeast"/>
        <w:textAlignment w:val="baseline"/>
        <w:rPr>
          <w:sz w:val="32"/>
          <w:szCs w:val="32"/>
        </w:rPr>
      </w:pPr>
      <w:r>
        <w:rPr>
          <w:sz w:val="32"/>
          <w:szCs w:val="32"/>
        </w:rPr>
        <w:t>As a good programming practice in Java one should try to use immutable objects as far as possible. Immutability can have a performance cost, since when an object cannot be mutated we need to copy it if we want to write to it. When you care a lot about performance (e.g. programming a game) it may be necessary to use a mutable object. Even then it is often better to try to limit the mutability of objects. This recommendation can be summarized in the following adage by Joshua Bloch (taken from the book </w:t>
      </w:r>
      <w:hyperlink r:id="rId50" w:tgtFrame="_blank" w:history="1">
        <w:r>
          <w:rPr>
            <w:rStyle w:val="Hyperlink"/>
            <w:rFonts w:ascii="inherit" w:hAnsi="inherit"/>
            <w:color w:val="827BE9"/>
            <w:sz w:val="32"/>
            <w:szCs w:val="32"/>
            <w:bdr w:val="none" w:sz="0" w:space="0" w:color="auto" w:frame="1"/>
          </w:rPr>
          <w:t>Effective Java</w:t>
        </w:r>
      </w:hyperlink>
      <w:r>
        <w:rPr>
          <w:sz w:val="32"/>
          <w:szCs w:val="32"/>
        </w:rPr>
        <w:t>) -</w:t>
      </w:r>
    </w:p>
    <w:p w:rsidR="00A71F98" w:rsidRDefault="00A71F98" w:rsidP="00A71F98">
      <w:pPr>
        <w:pStyle w:val="NormalWeb"/>
        <w:spacing w:before="0" w:beforeAutospacing="0" w:after="0" w:afterAutospacing="0" w:line="480" w:lineRule="atLeast"/>
        <w:jc w:val="center"/>
        <w:textAlignment w:val="baseline"/>
        <w:rPr>
          <w:rFonts w:ascii="Georgia" w:hAnsi="Georgia"/>
          <w:i/>
          <w:iCs/>
        </w:rPr>
      </w:pPr>
      <w:r>
        <w:rPr>
          <w:rFonts w:ascii="Georgia" w:hAnsi="Georgia"/>
          <w:i/>
          <w:iCs/>
        </w:rPr>
        <w:t>Classes should be immutable unless there's a very good reason to make them mutable....If a class cannot be made immutable, limit its mutability as much as possible.</w:t>
      </w:r>
    </w:p>
    <w:p w:rsidR="005217EF" w:rsidRDefault="00654B99" w:rsidP="005217EF">
      <w:pPr>
        <w:ind w:left="1440"/>
      </w:pPr>
      <w:r>
        <w:rPr>
          <w:noProof/>
        </w:rPr>
        <w:drawing>
          <wp:inline distT="0" distB="0" distL="0" distR="0">
            <wp:extent cx="6715125" cy="240030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tretch>
                      <a:fillRect/>
                    </a:stretch>
                  </pic:blipFill>
                  <pic:spPr bwMode="auto">
                    <a:xfrm>
                      <a:off x="0" y="0"/>
                      <a:ext cx="6715125" cy="2400300"/>
                    </a:xfrm>
                    <a:prstGeom prst="rect">
                      <a:avLst/>
                    </a:prstGeom>
                    <a:noFill/>
                    <a:ln>
                      <a:noFill/>
                    </a:ln>
                  </pic:spPr>
                </pic:pic>
              </a:graphicData>
            </a:graphic>
          </wp:inline>
        </w:drawing>
      </w:r>
    </w:p>
    <w:p w:rsidR="009377A8" w:rsidRDefault="009377A8" w:rsidP="005217EF">
      <w:pPr>
        <w:ind w:left="1440"/>
      </w:pPr>
    </w:p>
    <w:p w:rsidR="009377A8" w:rsidRDefault="009377A8" w:rsidP="005217EF">
      <w:pPr>
        <w:ind w:left="1440"/>
      </w:pPr>
      <w:r>
        <w:rPr>
          <w:noProof/>
        </w:rPr>
        <w:drawing>
          <wp:inline distT="0" distB="0" distL="0" distR="0">
            <wp:extent cx="3352800" cy="575310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3352800" cy="5753100"/>
                    </a:xfrm>
                    <a:prstGeom prst="rect">
                      <a:avLst/>
                    </a:prstGeom>
                    <a:noFill/>
                    <a:ln w="9525">
                      <a:noFill/>
                      <a:miter lim="800000"/>
                      <a:headEnd/>
                      <a:tailEnd/>
                    </a:ln>
                  </pic:spPr>
                </pic:pic>
              </a:graphicData>
            </a:graphic>
          </wp:inline>
        </w:drawing>
      </w:r>
    </w:p>
    <w:p w:rsidR="002D05F7" w:rsidRDefault="002D05F7" w:rsidP="002D05F7">
      <w:pPr>
        <w:pStyle w:val="Heading3"/>
        <w:shd w:val="clear" w:color="auto" w:fill="FFFFFF"/>
        <w:spacing w:before="0" w:after="210" w:line="312" w:lineRule="atLeast"/>
        <w:textAlignment w:val="baseline"/>
        <w:rPr>
          <w:rFonts w:ascii="Helvetica" w:hAnsi="Helvetica" w:cs="Helvetica"/>
          <w:b w:val="0"/>
          <w:bCs w:val="0"/>
          <w:color w:val="444444"/>
        </w:rPr>
      </w:pPr>
      <w:r>
        <w:rPr>
          <w:rFonts w:ascii="Helvetica" w:hAnsi="Helvetica" w:cs="Helvetica"/>
          <w:b w:val="0"/>
          <w:bCs w:val="0"/>
          <w:color w:val="444444"/>
        </w:rPr>
        <w:t>2. Some popular immutable classes</w:t>
      </w:r>
    </w:p>
    <w:p w:rsidR="002D05F7" w:rsidRDefault="002D05F7" w:rsidP="002D05F7">
      <w:pPr>
        <w:pStyle w:val="NormalWeb"/>
        <w:shd w:val="clear" w:color="auto" w:fill="FFFFFF"/>
        <w:spacing w:before="0" w:beforeAutospacing="0" w:after="0" w:afterAutospacing="0"/>
        <w:textAlignment w:val="baseline"/>
        <w:rPr>
          <w:rFonts w:ascii="Helvetica" w:hAnsi="Helvetica" w:cs="Helvetica"/>
          <w:color w:val="444444"/>
          <w:sz w:val="27"/>
          <w:szCs w:val="27"/>
        </w:rPr>
      </w:pPr>
      <w:r>
        <w:rPr>
          <w:rStyle w:val="Strong"/>
          <w:rFonts w:ascii="inherit" w:hAnsi="inherit" w:cs="Helvetica"/>
          <w:i/>
          <w:iCs/>
          <w:color w:val="444444"/>
          <w:sz w:val="27"/>
          <w:szCs w:val="27"/>
          <w:bdr w:val="none" w:sz="0" w:space="0" w:color="auto" w:frame="1"/>
        </w:rPr>
        <w:t>String</w:t>
      </w:r>
      <w:r>
        <w:rPr>
          <w:rStyle w:val="Emphasis"/>
          <w:rFonts w:ascii="inherit" w:hAnsi="inherit" w:cs="Helvetica"/>
          <w:color w:val="444444"/>
          <w:sz w:val="27"/>
          <w:szCs w:val="27"/>
          <w:bdr w:val="none" w:sz="0" w:space="0" w:color="auto" w:frame="1"/>
        </w:rPr>
        <w:t> </w:t>
      </w:r>
      <w:r>
        <w:rPr>
          <w:rFonts w:ascii="Helvetica" w:hAnsi="Helvetica" w:cs="Helvetica"/>
          <w:color w:val="444444"/>
          <w:sz w:val="27"/>
          <w:szCs w:val="27"/>
        </w:rPr>
        <w:t>is the most popular immutable class in java</w:t>
      </w:r>
      <w:proofErr w:type="gramStart"/>
      <w:r>
        <w:rPr>
          <w:rFonts w:ascii="Helvetica" w:hAnsi="Helvetica" w:cs="Helvetica"/>
          <w:color w:val="444444"/>
          <w:sz w:val="27"/>
          <w:szCs w:val="27"/>
        </w:rPr>
        <w:t>,  once</w:t>
      </w:r>
      <w:proofErr w:type="gramEnd"/>
      <w:r>
        <w:rPr>
          <w:rFonts w:ascii="Helvetica" w:hAnsi="Helvetica" w:cs="Helvetica"/>
          <w:color w:val="444444"/>
          <w:sz w:val="27"/>
          <w:szCs w:val="27"/>
        </w:rPr>
        <w:t xml:space="preserve"> initialized its value cannot be modified, operations like </w:t>
      </w:r>
      <w:r>
        <w:rPr>
          <w:rStyle w:val="Emphasis"/>
          <w:rFonts w:ascii="inherit" w:hAnsi="inherit" w:cs="Helvetica"/>
          <w:b/>
          <w:bCs/>
          <w:color w:val="444444"/>
          <w:sz w:val="27"/>
          <w:szCs w:val="27"/>
          <w:bdr w:val="none" w:sz="0" w:space="0" w:color="auto" w:frame="1"/>
        </w:rPr>
        <w:t>trim(), substring(), replace()</w:t>
      </w:r>
      <w:r>
        <w:rPr>
          <w:rFonts w:ascii="Helvetica" w:hAnsi="Helvetica" w:cs="Helvetica"/>
          <w:color w:val="444444"/>
          <w:sz w:val="27"/>
          <w:szCs w:val="27"/>
        </w:rPr>
        <w:t> always return a new instance and don’t affect the current instance, that’s why we usually call </w:t>
      </w:r>
      <w:r>
        <w:rPr>
          <w:rStyle w:val="Emphasis"/>
          <w:rFonts w:ascii="inherit" w:hAnsi="inherit" w:cs="Helvetica"/>
          <w:b/>
          <w:bCs/>
          <w:color w:val="444444"/>
          <w:sz w:val="27"/>
          <w:szCs w:val="27"/>
          <w:bdr w:val="none" w:sz="0" w:space="0" w:color="auto" w:frame="1"/>
        </w:rPr>
        <w:t>trim() </w:t>
      </w:r>
      <w:r>
        <w:rPr>
          <w:rFonts w:ascii="Helvetica" w:hAnsi="Helvetica" w:cs="Helvetica"/>
          <w:color w:val="444444"/>
          <w:sz w:val="27"/>
          <w:szCs w:val="27"/>
        </w:rPr>
        <w:t>as the following:</w:t>
      </w:r>
    </w:p>
    <w:tbl>
      <w:tblPr>
        <w:tblW w:w="0" w:type="auto"/>
        <w:tblCellSpacing w:w="15" w:type="dxa"/>
        <w:tblInd w:w="-270" w:type="dxa"/>
        <w:tblCellMar>
          <w:top w:w="15" w:type="dxa"/>
          <w:left w:w="15" w:type="dxa"/>
          <w:bottom w:w="15" w:type="dxa"/>
          <w:right w:w="15" w:type="dxa"/>
        </w:tblCellMar>
        <w:tblLook w:val="04A0"/>
      </w:tblPr>
      <w:tblGrid>
        <w:gridCol w:w="180"/>
        <w:gridCol w:w="9206"/>
      </w:tblGrid>
      <w:tr w:rsidR="002D05F7" w:rsidTr="002D05F7">
        <w:trPr>
          <w:tblCellSpacing w:w="15" w:type="dxa"/>
        </w:trPr>
        <w:tc>
          <w:tcPr>
            <w:tcW w:w="0" w:type="auto"/>
            <w:tcBorders>
              <w:top w:val="nil"/>
              <w:left w:val="nil"/>
              <w:bottom w:val="nil"/>
            </w:tcBorders>
            <w:vAlign w:val="center"/>
            <w:hideMark/>
          </w:tcPr>
          <w:p w:rsidR="002D05F7" w:rsidRDefault="002D05F7">
            <w:pPr>
              <w:jc w:val="center"/>
              <w:textAlignment w:val="baseline"/>
              <w:rPr>
                <w:rFonts w:ascii="inherit" w:hAnsi="inherit"/>
                <w:sz w:val="21"/>
                <w:szCs w:val="21"/>
              </w:rPr>
            </w:pPr>
            <w:r>
              <w:rPr>
                <w:rFonts w:ascii="inherit" w:hAnsi="inherit"/>
                <w:sz w:val="21"/>
                <w:szCs w:val="21"/>
              </w:rPr>
              <w:t>1</w:t>
            </w:r>
          </w:p>
          <w:p w:rsidR="002D05F7" w:rsidRDefault="002D05F7">
            <w:pPr>
              <w:jc w:val="center"/>
              <w:textAlignment w:val="baseline"/>
              <w:rPr>
                <w:rFonts w:ascii="inherit" w:hAnsi="inherit"/>
                <w:sz w:val="21"/>
                <w:szCs w:val="21"/>
              </w:rPr>
            </w:pPr>
            <w:r>
              <w:rPr>
                <w:rFonts w:ascii="inherit" w:hAnsi="inherit"/>
                <w:sz w:val="21"/>
                <w:szCs w:val="21"/>
              </w:rPr>
              <w:t>2</w:t>
            </w:r>
          </w:p>
        </w:tc>
        <w:tc>
          <w:tcPr>
            <w:tcW w:w="13605" w:type="dxa"/>
            <w:tcBorders>
              <w:top w:val="nil"/>
              <w:left w:val="nil"/>
              <w:bottom w:val="nil"/>
              <w:right w:val="nil"/>
            </w:tcBorders>
            <w:vAlign w:val="center"/>
            <w:hideMark/>
          </w:tcPr>
          <w:p w:rsidR="002D05F7" w:rsidRDefault="002D05F7">
            <w:pPr>
              <w:wordWrap w:val="0"/>
              <w:textAlignment w:val="baseline"/>
              <w:rPr>
                <w:rFonts w:ascii="inherit" w:hAnsi="inherit"/>
                <w:color w:val="000000"/>
                <w:sz w:val="21"/>
                <w:szCs w:val="21"/>
              </w:rPr>
            </w:pPr>
            <w:r>
              <w:rPr>
                <w:rStyle w:val="crayon-t"/>
                <w:rFonts w:ascii="inherit" w:hAnsi="inherit"/>
                <w:color w:val="000000"/>
                <w:sz w:val="21"/>
                <w:szCs w:val="21"/>
                <w:bdr w:val="none" w:sz="0" w:space="0" w:color="auto" w:frame="1"/>
              </w:rPr>
              <w:t>String</w:t>
            </w:r>
            <w:r>
              <w:rPr>
                <w:rStyle w:val="crayon-h"/>
                <w:rFonts w:ascii="inherit" w:hAnsi="inherit"/>
                <w:color w:val="000000"/>
                <w:sz w:val="21"/>
                <w:szCs w:val="21"/>
                <w:bdr w:val="none" w:sz="0" w:space="0" w:color="auto" w:frame="1"/>
              </w:rPr>
              <w:t xml:space="preserve"> </w:t>
            </w:r>
            <w:proofErr w:type="spellStart"/>
            <w:r>
              <w:rPr>
                <w:rStyle w:val="crayon-v"/>
                <w:rFonts w:ascii="inherit" w:hAnsi="inherit"/>
                <w:color w:val="000000"/>
                <w:sz w:val="21"/>
                <w:szCs w:val="21"/>
                <w:bdr w:val="none" w:sz="0" w:space="0" w:color="auto" w:frame="1"/>
              </w:rPr>
              <w:t>alex</w:t>
            </w:r>
            <w:proofErr w:type="spellEnd"/>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
                <w:rFonts w:ascii="inherit" w:hAnsi="inherit"/>
                <w:color w:val="000000"/>
                <w:sz w:val="21"/>
                <w:szCs w:val="21"/>
                <w:bdr w:val="none" w:sz="0" w:space="0" w:color="auto" w:frame="1"/>
              </w:rPr>
              <w:t>"Alex"</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proofErr w:type="spellStart"/>
            <w:r>
              <w:rPr>
                <w:rStyle w:val="crayon-v"/>
                <w:rFonts w:ascii="inherit" w:hAnsi="inherit"/>
                <w:color w:val="000000"/>
                <w:sz w:val="21"/>
                <w:szCs w:val="21"/>
                <w:bdr w:val="none" w:sz="0" w:space="0" w:color="auto" w:frame="1"/>
              </w:rPr>
              <w:t>alex</w:t>
            </w:r>
            <w:proofErr w:type="spellEnd"/>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proofErr w:type="spellStart"/>
            <w:r>
              <w:rPr>
                <w:rStyle w:val="crayon-v"/>
                <w:rFonts w:ascii="inherit" w:hAnsi="inherit"/>
                <w:color w:val="000000"/>
                <w:sz w:val="21"/>
                <w:szCs w:val="21"/>
                <w:bdr w:val="none" w:sz="0" w:space="0" w:color="auto" w:frame="1"/>
              </w:rPr>
              <w:t>alex</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trim</w:t>
            </w:r>
            <w:proofErr w:type="spellEnd"/>
            <w:r>
              <w:rPr>
                <w:rStyle w:val="crayon-sy"/>
                <w:rFonts w:ascii="inherit" w:hAnsi="inherit"/>
                <w:color w:val="000000"/>
                <w:sz w:val="21"/>
                <w:szCs w:val="21"/>
                <w:bdr w:val="none" w:sz="0" w:space="0" w:color="auto" w:frame="1"/>
              </w:rPr>
              <w:t>();</w:t>
            </w:r>
          </w:p>
        </w:tc>
      </w:tr>
    </w:tbl>
    <w:p w:rsidR="002D05F7" w:rsidRDefault="002D05F7" w:rsidP="002D05F7">
      <w:pPr>
        <w:pStyle w:val="NormalWeb"/>
        <w:shd w:val="clear" w:color="auto" w:fill="FFFFFF"/>
        <w:spacing w:before="0" w:beforeAutospacing="0" w:after="0" w:afterAutospacing="0"/>
        <w:textAlignment w:val="baseline"/>
        <w:rPr>
          <w:rFonts w:ascii="Helvetica" w:hAnsi="Helvetica" w:cs="Helvetica"/>
          <w:color w:val="444444"/>
          <w:sz w:val="27"/>
          <w:szCs w:val="27"/>
        </w:rPr>
      </w:pPr>
      <w:r>
        <w:rPr>
          <w:rFonts w:ascii="Helvetica" w:hAnsi="Helvetica" w:cs="Helvetica"/>
          <w:color w:val="444444"/>
          <w:sz w:val="27"/>
          <w:szCs w:val="27"/>
        </w:rPr>
        <w:t>Another example from JDK is the wrapper classes like: </w:t>
      </w:r>
      <w:r>
        <w:rPr>
          <w:rStyle w:val="Emphasis"/>
          <w:rFonts w:ascii="inherit" w:hAnsi="inherit" w:cs="Helvetica"/>
          <w:b/>
          <w:bCs/>
          <w:color w:val="444444"/>
          <w:sz w:val="27"/>
          <w:szCs w:val="27"/>
          <w:bdr w:val="none" w:sz="0" w:space="0" w:color="auto" w:frame="1"/>
        </w:rPr>
        <w:t>Integer, Float, Boolean</w:t>
      </w:r>
      <w:r>
        <w:rPr>
          <w:rFonts w:ascii="Helvetica" w:hAnsi="Helvetica" w:cs="Helvetica"/>
          <w:color w:val="444444"/>
          <w:sz w:val="27"/>
          <w:szCs w:val="27"/>
        </w:rPr>
        <w:t xml:space="preserve"> … these classes don’t modify their </w:t>
      </w:r>
      <w:proofErr w:type="gramStart"/>
      <w:r>
        <w:rPr>
          <w:rFonts w:ascii="Helvetica" w:hAnsi="Helvetica" w:cs="Helvetica"/>
          <w:color w:val="444444"/>
          <w:sz w:val="27"/>
          <w:szCs w:val="27"/>
        </w:rPr>
        <w:t>state ,</w:t>
      </w:r>
      <w:proofErr w:type="gramEnd"/>
      <w:r>
        <w:rPr>
          <w:rFonts w:ascii="Helvetica" w:hAnsi="Helvetica" w:cs="Helvetica"/>
          <w:color w:val="444444"/>
          <w:sz w:val="27"/>
          <w:szCs w:val="27"/>
        </w:rPr>
        <w:t xml:space="preserve"> however they create a new instance each time you try to modify them.</w:t>
      </w:r>
    </w:p>
    <w:tbl>
      <w:tblPr>
        <w:tblW w:w="0" w:type="auto"/>
        <w:tblCellSpacing w:w="15" w:type="dxa"/>
        <w:tblInd w:w="-270" w:type="dxa"/>
        <w:tblCellMar>
          <w:top w:w="15" w:type="dxa"/>
          <w:left w:w="15" w:type="dxa"/>
          <w:bottom w:w="15" w:type="dxa"/>
          <w:right w:w="15" w:type="dxa"/>
        </w:tblCellMar>
        <w:tblLook w:val="04A0"/>
      </w:tblPr>
      <w:tblGrid>
        <w:gridCol w:w="180"/>
        <w:gridCol w:w="9206"/>
      </w:tblGrid>
      <w:tr w:rsidR="002D05F7" w:rsidTr="002D05F7">
        <w:trPr>
          <w:tblCellSpacing w:w="15" w:type="dxa"/>
        </w:trPr>
        <w:tc>
          <w:tcPr>
            <w:tcW w:w="0" w:type="auto"/>
            <w:tcBorders>
              <w:top w:val="nil"/>
              <w:left w:val="nil"/>
              <w:bottom w:val="nil"/>
            </w:tcBorders>
            <w:shd w:val="clear" w:color="auto" w:fill="auto"/>
            <w:vAlign w:val="center"/>
            <w:hideMark/>
          </w:tcPr>
          <w:p w:rsidR="002D05F7" w:rsidRDefault="002D05F7">
            <w:pPr>
              <w:jc w:val="center"/>
              <w:textAlignment w:val="baseline"/>
              <w:rPr>
                <w:rFonts w:ascii="inherit" w:hAnsi="inherit"/>
                <w:sz w:val="21"/>
                <w:szCs w:val="21"/>
              </w:rPr>
            </w:pPr>
            <w:r>
              <w:rPr>
                <w:rFonts w:ascii="inherit" w:hAnsi="inherit"/>
                <w:sz w:val="21"/>
                <w:szCs w:val="21"/>
              </w:rPr>
              <w:lastRenderedPageBreak/>
              <w:t>1</w:t>
            </w:r>
          </w:p>
          <w:p w:rsidR="002D05F7" w:rsidRDefault="002D05F7">
            <w:pPr>
              <w:jc w:val="center"/>
              <w:textAlignment w:val="baseline"/>
              <w:rPr>
                <w:rFonts w:ascii="inherit" w:hAnsi="inherit"/>
                <w:sz w:val="21"/>
                <w:szCs w:val="21"/>
              </w:rPr>
            </w:pPr>
            <w:r>
              <w:rPr>
                <w:rFonts w:ascii="inherit" w:hAnsi="inherit"/>
                <w:sz w:val="21"/>
                <w:szCs w:val="21"/>
              </w:rPr>
              <w:t>2</w:t>
            </w:r>
          </w:p>
        </w:tc>
        <w:tc>
          <w:tcPr>
            <w:tcW w:w="13605" w:type="dxa"/>
            <w:tcBorders>
              <w:top w:val="nil"/>
              <w:left w:val="nil"/>
              <w:bottom w:val="nil"/>
              <w:right w:val="nil"/>
            </w:tcBorders>
            <w:shd w:val="clear" w:color="auto" w:fill="auto"/>
            <w:vAlign w:val="center"/>
            <w:hideMark/>
          </w:tcPr>
          <w:p w:rsidR="002D05F7" w:rsidRDefault="002D05F7">
            <w:pPr>
              <w:wordWrap w:val="0"/>
              <w:textAlignment w:val="baseline"/>
              <w:rPr>
                <w:rFonts w:ascii="inherit" w:hAnsi="inherit"/>
                <w:color w:val="000000"/>
                <w:sz w:val="21"/>
                <w:szCs w:val="21"/>
              </w:rPr>
            </w:pPr>
            <w:r>
              <w:rPr>
                <w:rStyle w:val="crayon-t"/>
                <w:rFonts w:ascii="inherit" w:hAnsi="inherit"/>
                <w:color w:val="000000"/>
                <w:sz w:val="21"/>
                <w:szCs w:val="21"/>
                <w:bdr w:val="none" w:sz="0" w:space="0" w:color="auto" w:frame="1"/>
              </w:rPr>
              <w:t>Integer</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a</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3</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v"/>
                <w:rFonts w:ascii="inherit" w:hAnsi="inherit"/>
                <w:color w:val="000000"/>
                <w:sz w:val="21"/>
                <w:szCs w:val="21"/>
                <w:bdr w:val="none" w:sz="0" w:space="0" w:color="auto" w:frame="1"/>
              </w:rPr>
              <w:t>a</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cn"/>
                <w:rFonts w:ascii="inherit" w:hAnsi="inherit"/>
                <w:color w:val="000000"/>
                <w:sz w:val="21"/>
                <w:szCs w:val="21"/>
                <w:bdr w:val="none" w:sz="0" w:space="0" w:color="auto" w:frame="1"/>
              </w:rPr>
              <w:t>3</w:t>
            </w:r>
            <w:r>
              <w:rPr>
                <w:rStyle w:val="crayon-sy"/>
                <w:rFonts w:ascii="inherit" w:hAnsi="inherit"/>
                <w:color w:val="000000"/>
                <w:sz w:val="21"/>
                <w:szCs w:val="21"/>
                <w:bdr w:val="none" w:sz="0" w:space="0" w:color="auto" w:frame="1"/>
              </w:rPr>
              <w:t>;</w:t>
            </w:r>
          </w:p>
        </w:tc>
      </w:tr>
    </w:tbl>
    <w:p w:rsidR="002D05F7" w:rsidRDefault="002D05F7" w:rsidP="002D05F7">
      <w:pPr>
        <w:pStyle w:val="NormalWeb"/>
        <w:shd w:val="clear" w:color="auto" w:fill="FFFFFF"/>
        <w:spacing w:before="0" w:beforeAutospacing="0" w:after="0" w:afterAutospacing="0"/>
        <w:textAlignment w:val="baseline"/>
        <w:rPr>
          <w:rFonts w:ascii="Helvetica" w:hAnsi="Helvetica" w:cs="Helvetica"/>
          <w:color w:val="444444"/>
          <w:sz w:val="27"/>
          <w:szCs w:val="27"/>
        </w:rPr>
      </w:pPr>
      <w:r>
        <w:rPr>
          <w:rFonts w:ascii="Helvetica" w:hAnsi="Helvetica" w:cs="Helvetica"/>
          <w:color w:val="444444"/>
          <w:sz w:val="27"/>
          <w:szCs w:val="27"/>
        </w:rPr>
        <w:t>After calling </w:t>
      </w:r>
      <w:r>
        <w:rPr>
          <w:rStyle w:val="Emphasis"/>
          <w:rFonts w:ascii="inherit" w:hAnsi="inherit" w:cs="Helvetica"/>
          <w:b/>
          <w:bCs/>
          <w:color w:val="444444"/>
          <w:sz w:val="27"/>
          <w:szCs w:val="27"/>
          <w:bdr w:val="none" w:sz="0" w:space="0" w:color="auto" w:frame="1"/>
        </w:rPr>
        <w:t>a += 3,</w:t>
      </w:r>
      <w:r>
        <w:rPr>
          <w:rFonts w:ascii="Helvetica" w:hAnsi="Helvetica" w:cs="Helvetica"/>
          <w:color w:val="444444"/>
          <w:sz w:val="27"/>
          <w:szCs w:val="27"/>
        </w:rPr>
        <w:t> a new instance is created holding value: 6 and the first instance is lost.</w:t>
      </w:r>
    </w:p>
    <w:p w:rsidR="002D05F7" w:rsidRDefault="002D05F7" w:rsidP="002D05F7">
      <w:pPr>
        <w:pStyle w:val="Heading3"/>
        <w:shd w:val="clear" w:color="auto" w:fill="FFFFFF"/>
        <w:spacing w:before="0" w:after="210" w:line="312" w:lineRule="atLeast"/>
        <w:textAlignment w:val="baseline"/>
        <w:rPr>
          <w:ins w:id="0" w:author="Unknown"/>
          <w:rFonts w:ascii="Helvetica" w:hAnsi="Helvetica" w:cs="Helvetica"/>
          <w:b w:val="0"/>
          <w:bCs w:val="0"/>
          <w:color w:val="444444"/>
          <w:sz w:val="27"/>
          <w:szCs w:val="27"/>
        </w:rPr>
      </w:pPr>
      <w:ins w:id="1" w:author="Unknown">
        <w:r>
          <w:rPr>
            <w:rFonts w:ascii="Helvetica" w:hAnsi="Helvetica" w:cs="Helvetica"/>
            <w:b w:val="0"/>
            <w:bCs w:val="0"/>
            <w:color w:val="444444"/>
          </w:rPr>
          <w:t>3. How do we create an immutable class</w:t>
        </w:r>
      </w:ins>
    </w:p>
    <w:p w:rsidR="002D05F7" w:rsidRDefault="002D05F7" w:rsidP="002D05F7">
      <w:pPr>
        <w:pStyle w:val="NormalWeb"/>
        <w:shd w:val="clear" w:color="auto" w:fill="FFFFFF"/>
        <w:spacing w:before="0" w:beforeAutospacing="0" w:after="240" w:afterAutospacing="0"/>
        <w:textAlignment w:val="baseline"/>
        <w:rPr>
          <w:ins w:id="2" w:author="Unknown"/>
          <w:rFonts w:ascii="Helvetica" w:hAnsi="Helvetica" w:cs="Helvetica"/>
          <w:color w:val="444444"/>
          <w:sz w:val="27"/>
          <w:szCs w:val="27"/>
        </w:rPr>
      </w:pPr>
      <w:ins w:id="3" w:author="Unknown">
        <w:r>
          <w:rPr>
            <w:rFonts w:ascii="Helvetica" w:hAnsi="Helvetica" w:cs="Helvetica"/>
            <w:color w:val="444444"/>
            <w:sz w:val="27"/>
            <w:szCs w:val="27"/>
          </w:rPr>
          <w:t>In order to create an immutable class, you should follow the below steps:</w:t>
        </w:r>
      </w:ins>
    </w:p>
    <w:p w:rsidR="002D05F7" w:rsidRDefault="002D05F7" w:rsidP="002D05F7">
      <w:pPr>
        <w:numPr>
          <w:ilvl w:val="0"/>
          <w:numId w:val="7"/>
        </w:numPr>
        <w:shd w:val="clear" w:color="auto" w:fill="FFFFFF"/>
        <w:spacing w:after="0" w:line="240" w:lineRule="auto"/>
        <w:ind w:left="450"/>
        <w:textAlignment w:val="baseline"/>
        <w:rPr>
          <w:ins w:id="4" w:author="Unknown"/>
          <w:rFonts w:ascii="inherit" w:hAnsi="inherit" w:cs="Helvetica"/>
          <w:color w:val="444444"/>
          <w:sz w:val="27"/>
          <w:szCs w:val="27"/>
        </w:rPr>
      </w:pPr>
      <w:ins w:id="5" w:author="Unknown">
        <w:r>
          <w:rPr>
            <w:rFonts w:ascii="inherit" w:hAnsi="inherit" w:cs="Helvetica"/>
            <w:color w:val="444444"/>
            <w:sz w:val="27"/>
            <w:szCs w:val="27"/>
          </w:rPr>
          <w:t>Make your class </w:t>
        </w:r>
        <w:r>
          <w:rPr>
            <w:rStyle w:val="Emphasis"/>
            <w:rFonts w:ascii="inherit" w:hAnsi="inherit" w:cs="Helvetica"/>
            <w:b/>
            <w:bCs/>
            <w:color w:val="444444"/>
            <w:sz w:val="27"/>
            <w:szCs w:val="27"/>
            <w:bdr w:val="none" w:sz="0" w:space="0" w:color="auto" w:frame="1"/>
          </w:rPr>
          <w:t>final, </w:t>
        </w:r>
        <w:r>
          <w:rPr>
            <w:rFonts w:ascii="inherit" w:hAnsi="inherit" w:cs="Helvetica"/>
            <w:color w:val="444444"/>
            <w:sz w:val="27"/>
            <w:szCs w:val="27"/>
          </w:rPr>
          <w:t>so that no other classes can extend it.</w:t>
        </w:r>
      </w:ins>
    </w:p>
    <w:p w:rsidR="002D05F7" w:rsidRDefault="002D05F7" w:rsidP="002D05F7">
      <w:pPr>
        <w:numPr>
          <w:ilvl w:val="0"/>
          <w:numId w:val="7"/>
        </w:numPr>
        <w:shd w:val="clear" w:color="auto" w:fill="FFFFFF"/>
        <w:spacing w:after="0" w:line="240" w:lineRule="auto"/>
        <w:ind w:left="450"/>
        <w:textAlignment w:val="baseline"/>
        <w:rPr>
          <w:ins w:id="6" w:author="Unknown"/>
          <w:rFonts w:ascii="inherit" w:hAnsi="inherit" w:cs="Helvetica"/>
          <w:color w:val="444444"/>
          <w:sz w:val="27"/>
          <w:szCs w:val="27"/>
        </w:rPr>
      </w:pPr>
      <w:ins w:id="7" w:author="Unknown">
        <w:r>
          <w:rPr>
            <w:rFonts w:ascii="inherit" w:hAnsi="inherit" w:cs="Helvetica"/>
            <w:color w:val="444444"/>
            <w:sz w:val="27"/>
            <w:szCs w:val="27"/>
          </w:rPr>
          <w:t>Make all your fields </w:t>
        </w:r>
        <w:r>
          <w:rPr>
            <w:rStyle w:val="Emphasis"/>
            <w:rFonts w:ascii="inherit" w:hAnsi="inherit" w:cs="Helvetica"/>
            <w:b/>
            <w:bCs/>
            <w:color w:val="444444"/>
            <w:sz w:val="27"/>
            <w:szCs w:val="27"/>
            <w:bdr w:val="none" w:sz="0" w:space="0" w:color="auto" w:frame="1"/>
          </w:rPr>
          <w:t>final, </w:t>
        </w:r>
        <w:r>
          <w:rPr>
            <w:rFonts w:ascii="inherit" w:hAnsi="inherit" w:cs="Helvetica"/>
            <w:color w:val="444444"/>
            <w:sz w:val="27"/>
            <w:szCs w:val="27"/>
          </w:rPr>
          <w:t>so that they’re initialized only once inside the constructor and never modified afterwards.</w:t>
        </w:r>
      </w:ins>
    </w:p>
    <w:p w:rsidR="002D05F7" w:rsidRDefault="002D05F7" w:rsidP="002D05F7">
      <w:pPr>
        <w:numPr>
          <w:ilvl w:val="0"/>
          <w:numId w:val="7"/>
        </w:numPr>
        <w:shd w:val="clear" w:color="auto" w:fill="FFFFFF"/>
        <w:spacing w:after="0" w:line="240" w:lineRule="auto"/>
        <w:ind w:left="450"/>
        <w:textAlignment w:val="baseline"/>
        <w:rPr>
          <w:ins w:id="8" w:author="Unknown"/>
          <w:rFonts w:ascii="inherit" w:hAnsi="inherit" w:cs="Helvetica"/>
          <w:color w:val="444444"/>
          <w:sz w:val="27"/>
          <w:szCs w:val="27"/>
        </w:rPr>
      </w:pPr>
      <w:ins w:id="9" w:author="Unknown">
        <w:r>
          <w:rPr>
            <w:rFonts w:ascii="inherit" w:hAnsi="inherit" w:cs="Helvetica"/>
            <w:color w:val="444444"/>
            <w:sz w:val="27"/>
            <w:szCs w:val="27"/>
          </w:rPr>
          <w:t>Don’t expose setter methods.</w:t>
        </w:r>
      </w:ins>
    </w:p>
    <w:p w:rsidR="002D05F7" w:rsidRDefault="002D05F7" w:rsidP="002D05F7">
      <w:pPr>
        <w:numPr>
          <w:ilvl w:val="0"/>
          <w:numId w:val="7"/>
        </w:numPr>
        <w:shd w:val="clear" w:color="auto" w:fill="FFFFFF"/>
        <w:spacing w:after="0" w:line="240" w:lineRule="auto"/>
        <w:ind w:left="450"/>
        <w:textAlignment w:val="baseline"/>
        <w:rPr>
          <w:ins w:id="10" w:author="Unknown"/>
          <w:rFonts w:ascii="inherit" w:hAnsi="inherit" w:cs="Helvetica"/>
          <w:color w:val="444444"/>
          <w:sz w:val="27"/>
          <w:szCs w:val="27"/>
        </w:rPr>
      </w:pPr>
      <w:ins w:id="11" w:author="Unknown">
        <w:r>
          <w:rPr>
            <w:rFonts w:ascii="inherit" w:hAnsi="inherit" w:cs="Helvetica"/>
            <w:color w:val="444444"/>
            <w:sz w:val="27"/>
            <w:szCs w:val="27"/>
          </w:rPr>
          <w:t>When exposing methods which modify the state of the class, you must always return a new instance of the class.</w:t>
        </w:r>
      </w:ins>
    </w:p>
    <w:p w:rsidR="002D05F7" w:rsidRDefault="002D05F7" w:rsidP="002D05F7">
      <w:pPr>
        <w:numPr>
          <w:ilvl w:val="0"/>
          <w:numId w:val="7"/>
        </w:numPr>
        <w:shd w:val="clear" w:color="auto" w:fill="FFFFFF"/>
        <w:spacing w:after="0" w:line="240" w:lineRule="auto"/>
        <w:ind w:left="450"/>
        <w:textAlignment w:val="baseline"/>
        <w:rPr>
          <w:ins w:id="12" w:author="Unknown"/>
          <w:rFonts w:ascii="inherit" w:hAnsi="inherit" w:cs="Helvetica"/>
          <w:color w:val="444444"/>
          <w:sz w:val="27"/>
          <w:szCs w:val="27"/>
        </w:rPr>
      </w:pPr>
      <w:ins w:id="13" w:author="Unknown">
        <w:r>
          <w:rPr>
            <w:rFonts w:ascii="inherit" w:hAnsi="inherit" w:cs="Helvetica"/>
            <w:color w:val="444444"/>
            <w:sz w:val="27"/>
            <w:szCs w:val="27"/>
          </w:rPr>
          <w:t>If the class holds a mutable object:</w:t>
        </w:r>
      </w:ins>
    </w:p>
    <w:p w:rsidR="002D05F7" w:rsidRDefault="002D05F7" w:rsidP="002D05F7">
      <w:pPr>
        <w:numPr>
          <w:ilvl w:val="1"/>
          <w:numId w:val="8"/>
        </w:numPr>
        <w:shd w:val="clear" w:color="auto" w:fill="FFFFFF"/>
        <w:spacing w:after="0" w:line="240" w:lineRule="auto"/>
        <w:ind w:left="900"/>
        <w:textAlignment w:val="baseline"/>
        <w:rPr>
          <w:ins w:id="14" w:author="Unknown"/>
          <w:rFonts w:ascii="inherit" w:hAnsi="inherit" w:cs="Helvetica"/>
          <w:color w:val="444444"/>
          <w:sz w:val="27"/>
          <w:szCs w:val="27"/>
        </w:rPr>
      </w:pPr>
      <w:ins w:id="15" w:author="Unknown">
        <w:r>
          <w:rPr>
            <w:rFonts w:ascii="inherit" w:hAnsi="inherit" w:cs="Helvetica"/>
            <w:color w:val="444444"/>
            <w:sz w:val="27"/>
            <w:szCs w:val="27"/>
          </w:rPr>
          <w:t xml:space="preserve">Inside the constructor, make sure to use a clone copy of the </w:t>
        </w:r>
        <w:proofErr w:type="spellStart"/>
        <w:r>
          <w:rPr>
            <w:rFonts w:ascii="inherit" w:hAnsi="inherit" w:cs="Helvetica"/>
            <w:color w:val="444444"/>
            <w:sz w:val="27"/>
            <w:szCs w:val="27"/>
          </w:rPr>
          <w:t>passed</w:t>
        </w:r>
        <w:proofErr w:type="spellEnd"/>
        <w:r>
          <w:rPr>
            <w:rFonts w:ascii="inherit" w:hAnsi="inherit" w:cs="Helvetica"/>
            <w:color w:val="444444"/>
            <w:sz w:val="27"/>
            <w:szCs w:val="27"/>
          </w:rPr>
          <w:t xml:space="preserve"> argument and never set your mutable field to the real instance passed through constructor</w:t>
        </w:r>
        <w:proofErr w:type="gramStart"/>
        <w:r>
          <w:rPr>
            <w:rFonts w:ascii="inherit" w:hAnsi="inherit" w:cs="Helvetica"/>
            <w:color w:val="444444"/>
            <w:sz w:val="27"/>
            <w:szCs w:val="27"/>
          </w:rPr>
          <w:t>,  this</w:t>
        </w:r>
        <w:proofErr w:type="gramEnd"/>
        <w:r>
          <w:rPr>
            <w:rFonts w:ascii="inherit" w:hAnsi="inherit" w:cs="Helvetica"/>
            <w:color w:val="444444"/>
            <w:sz w:val="27"/>
            <w:szCs w:val="27"/>
          </w:rPr>
          <w:t xml:space="preserve"> is to prevent the clients who pass the object from modifying it afterwards.</w:t>
        </w:r>
      </w:ins>
    </w:p>
    <w:p w:rsidR="002D05F7" w:rsidRDefault="002D05F7" w:rsidP="002D05F7">
      <w:pPr>
        <w:numPr>
          <w:ilvl w:val="1"/>
          <w:numId w:val="8"/>
        </w:numPr>
        <w:shd w:val="clear" w:color="auto" w:fill="FFFFFF"/>
        <w:spacing w:after="0" w:line="240" w:lineRule="auto"/>
        <w:ind w:left="900"/>
        <w:textAlignment w:val="baseline"/>
        <w:rPr>
          <w:ins w:id="16" w:author="Unknown"/>
          <w:rFonts w:ascii="inherit" w:hAnsi="inherit" w:cs="Helvetica"/>
          <w:color w:val="444444"/>
          <w:sz w:val="27"/>
          <w:szCs w:val="27"/>
        </w:rPr>
      </w:pPr>
      <w:ins w:id="17" w:author="Unknown">
        <w:r>
          <w:rPr>
            <w:rFonts w:ascii="inherit" w:hAnsi="inherit" w:cs="Helvetica"/>
            <w:color w:val="444444"/>
            <w:sz w:val="27"/>
            <w:szCs w:val="27"/>
          </w:rPr>
          <w:t>Make sure to always return a clone copy of the field and never return the real object instance.</w:t>
        </w:r>
      </w:ins>
    </w:p>
    <w:p w:rsidR="002D05F7" w:rsidRDefault="002D05F7" w:rsidP="002D05F7">
      <w:pPr>
        <w:pStyle w:val="Heading4"/>
        <w:shd w:val="clear" w:color="auto" w:fill="FFFFFF"/>
        <w:spacing w:before="0" w:after="210" w:line="312" w:lineRule="atLeast"/>
        <w:textAlignment w:val="baseline"/>
        <w:rPr>
          <w:ins w:id="18" w:author="Unknown"/>
          <w:rFonts w:ascii="Helvetica" w:hAnsi="Helvetica" w:cs="Helvetica"/>
          <w:b w:val="0"/>
          <w:bCs w:val="0"/>
          <w:color w:val="444444"/>
          <w:spacing w:val="-5"/>
          <w:sz w:val="36"/>
          <w:szCs w:val="36"/>
        </w:rPr>
      </w:pPr>
      <w:ins w:id="19" w:author="Unknown">
        <w:r>
          <w:rPr>
            <w:rFonts w:ascii="Helvetica" w:hAnsi="Helvetica" w:cs="Helvetica"/>
            <w:b w:val="0"/>
            <w:bCs w:val="0"/>
            <w:color w:val="444444"/>
            <w:spacing w:val="-5"/>
            <w:sz w:val="36"/>
            <w:szCs w:val="36"/>
          </w:rPr>
          <w:t>3.1. Simple immutable class</w:t>
        </w:r>
      </w:ins>
    </w:p>
    <w:p w:rsidR="002D05F7" w:rsidRDefault="002D05F7" w:rsidP="002D05F7">
      <w:pPr>
        <w:pStyle w:val="NormalWeb"/>
        <w:shd w:val="clear" w:color="auto" w:fill="FFFFFF"/>
        <w:spacing w:before="0" w:beforeAutospacing="0" w:after="0" w:afterAutospacing="0"/>
        <w:textAlignment w:val="baseline"/>
        <w:rPr>
          <w:ins w:id="20" w:author="Unknown"/>
          <w:rFonts w:ascii="Helvetica" w:hAnsi="Helvetica" w:cs="Helvetica"/>
          <w:color w:val="444444"/>
          <w:sz w:val="27"/>
          <w:szCs w:val="27"/>
        </w:rPr>
      </w:pPr>
      <w:ins w:id="21" w:author="Unknown">
        <w:r>
          <w:rPr>
            <w:rFonts w:ascii="Helvetica" w:hAnsi="Helvetica" w:cs="Helvetica"/>
            <w:color w:val="444444"/>
            <w:sz w:val="27"/>
            <w:szCs w:val="27"/>
          </w:rPr>
          <w:t>Let’s follow the above steps and create our own immutable class (</w:t>
        </w:r>
        <w:r>
          <w:rPr>
            <w:rStyle w:val="Emphasis"/>
            <w:rFonts w:ascii="inherit" w:hAnsi="inherit" w:cs="Helvetica"/>
            <w:b/>
            <w:bCs/>
            <w:color w:val="444444"/>
            <w:sz w:val="27"/>
            <w:szCs w:val="27"/>
            <w:bdr w:val="none" w:sz="0" w:space="0" w:color="auto" w:frame="1"/>
          </w:rPr>
          <w:t>ImmutableStudent.java</w:t>
        </w:r>
        <w:r>
          <w:rPr>
            <w:rFonts w:ascii="Helvetica" w:hAnsi="Helvetica" w:cs="Helvetica"/>
            <w:color w:val="444444"/>
            <w:sz w:val="27"/>
            <w:szCs w:val="27"/>
          </w:rPr>
          <w:t>).</w:t>
        </w:r>
      </w:ins>
    </w:p>
    <w:p w:rsidR="002D05F7" w:rsidRDefault="002D05F7" w:rsidP="002D05F7">
      <w:pPr>
        <w:textAlignment w:val="baseline"/>
        <w:rPr>
          <w:ins w:id="22" w:author="Unknown"/>
          <w:rFonts w:ascii="Courier New" w:hAnsi="Courier New" w:cs="Courier New"/>
          <w:color w:val="444444"/>
          <w:sz w:val="24"/>
          <w:szCs w:val="24"/>
        </w:rPr>
      </w:pPr>
      <w:ins w:id="23" w:author="Unknown">
        <w:r>
          <w:rPr>
            <w:rStyle w:val="crayon-title"/>
            <w:rFonts w:ascii="inherit" w:hAnsi="inherit"/>
            <w:color w:val="444444"/>
            <w:bdr w:val="none" w:sz="0" w:space="0" w:color="auto" w:frame="1"/>
          </w:rPr>
          <w:t>ImmutableStudent.java</w:t>
        </w:r>
      </w:ins>
    </w:p>
    <w:tbl>
      <w:tblPr>
        <w:tblW w:w="0" w:type="auto"/>
        <w:tblCellSpacing w:w="15" w:type="dxa"/>
        <w:tblInd w:w="-375" w:type="dxa"/>
        <w:tblCellMar>
          <w:top w:w="15" w:type="dxa"/>
          <w:left w:w="15" w:type="dxa"/>
          <w:bottom w:w="15" w:type="dxa"/>
          <w:right w:w="15" w:type="dxa"/>
        </w:tblCellMar>
        <w:tblLook w:val="04A0"/>
      </w:tblPr>
      <w:tblGrid>
        <w:gridCol w:w="285"/>
        <w:gridCol w:w="9206"/>
      </w:tblGrid>
      <w:tr w:rsidR="002D05F7" w:rsidTr="002D05F7">
        <w:trPr>
          <w:tblCellSpacing w:w="15" w:type="dxa"/>
        </w:trPr>
        <w:tc>
          <w:tcPr>
            <w:tcW w:w="0" w:type="auto"/>
            <w:tcBorders>
              <w:top w:val="nil"/>
              <w:left w:val="nil"/>
              <w:bottom w:val="nil"/>
            </w:tcBorders>
            <w:vAlign w:val="center"/>
            <w:hideMark/>
          </w:tcPr>
          <w:p w:rsidR="002D05F7" w:rsidRDefault="002D05F7">
            <w:pPr>
              <w:jc w:val="center"/>
              <w:textAlignment w:val="baseline"/>
              <w:rPr>
                <w:rFonts w:ascii="inherit" w:hAnsi="inherit"/>
                <w:sz w:val="21"/>
                <w:szCs w:val="21"/>
              </w:rPr>
            </w:pPr>
            <w:r>
              <w:rPr>
                <w:rFonts w:ascii="inherit" w:hAnsi="inherit"/>
                <w:sz w:val="21"/>
                <w:szCs w:val="21"/>
              </w:rPr>
              <w:t>1</w:t>
            </w:r>
          </w:p>
          <w:p w:rsidR="002D05F7" w:rsidRDefault="002D05F7">
            <w:pPr>
              <w:jc w:val="center"/>
              <w:textAlignment w:val="baseline"/>
              <w:rPr>
                <w:rFonts w:ascii="inherit" w:hAnsi="inherit"/>
                <w:sz w:val="21"/>
                <w:szCs w:val="21"/>
              </w:rPr>
            </w:pPr>
            <w:r>
              <w:rPr>
                <w:rFonts w:ascii="inherit" w:hAnsi="inherit"/>
                <w:sz w:val="21"/>
                <w:szCs w:val="21"/>
              </w:rPr>
              <w:t>2</w:t>
            </w:r>
          </w:p>
          <w:p w:rsidR="002D05F7" w:rsidRDefault="002D05F7">
            <w:pPr>
              <w:jc w:val="center"/>
              <w:textAlignment w:val="baseline"/>
              <w:rPr>
                <w:rFonts w:ascii="inherit" w:hAnsi="inherit"/>
                <w:sz w:val="21"/>
                <w:szCs w:val="21"/>
              </w:rPr>
            </w:pPr>
            <w:r>
              <w:rPr>
                <w:rFonts w:ascii="inherit" w:hAnsi="inherit"/>
                <w:sz w:val="21"/>
                <w:szCs w:val="21"/>
              </w:rPr>
              <w:t>3</w:t>
            </w:r>
          </w:p>
          <w:p w:rsidR="002D05F7" w:rsidRDefault="002D05F7">
            <w:pPr>
              <w:jc w:val="center"/>
              <w:textAlignment w:val="baseline"/>
              <w:rPr>
                <w:rFonts w:ascii="inherit" w:hAnsi="inherit"/>
                <w:sz w:val="21"/>
                <w:szCs w:val="21"/>
              </w:rPr>
            </w:pPr>
            <w:r>
              <w:rPr>
                <w:rFonts w:ascii="inherit" w:hAnsi="inherit"/>
                <w:sz w:val="21"/>
                <w:szCs w:val="21"/>
              </w:rPr>
              <w:t>4</w:t>
            </w:r>
          </w:p>
          <w:p w:rsidR="002D05F7" w:rsidRDefault="002D05F7">
            <w:pPr>
              <w:jc w:val="center"/>
              <w:textAlignment w:val="baseline"/>
              <w:rPr>
                <w:rFonts w:ascii="inherit" w:hAnsi="inherit"/>
                <w:sz w:val="21"/>
                <w:szCs w:val="21"/>
              </w:rPr>
            </w:pPr>
            <w:r>
              <w:rPr>
                <w:rFonts w:ascii="inherit" w:hAnsi="inherit"/>
                <w:sz w:val="21"/>
                <w:szCs w:val="21"/>
              </w:rPr>
              <w:t>5</w:t>
            </w:r>
          </w:p>
          <w:p w:rsidR="002D05F7" w:rsidRDefault="002D05F7">
            <w:pPr>
              <w:jc w:val="center"/>
              <w:textAlignment w:val="baseline"/>
              <w:rPr>
                <w:rFonts w:ascii="inherit" w:hAnsi="inherit"/>
                <w:sz w:val="21"/>
                <w:szCs w:val="21"/>
              </w:rPr>
            </w:pPr>
            <w:r>
              <w:rPr>
                <w:rFonts w:ascii="inherit" w:hAnsi="inherit"/>
                <w:sz w:val="21"/>
                <w:szCs w:val="21"/>
              </w:rPr>
              <w:t>6</w:t>
            </w:r>
          </w:p>
          <w:p w:rsidR="002D05F7" w:rsidRDefault="002D05F7">
            <w:pPr>
              <w:jc w:val="center"/>
              <w:textAlignment w:val="baseline"/>
              <w:rPr>
                <w:rFonts w:ascii="inherit" w:hAnsi="inherit"/>
                <w:sz w:val="21"/>
                <w:szCs w:val="21"/>
              </w:rPr>
            </w:pPr>
            <w:r>
              <w:rPr>
                <w:rFonts w:ascii="inherit" w:hAnsi="inherit"/>
                <w:sz w:val="21"/>
                <w:szCs w:val="21"/>
              </w:rPr>
              <w:t>7</w:t>
            </w:r>
          </w:p>
          <w:p w:rsidR="002D05F7" w:rsidRDefault="002D05F7">
            <w:pPr>
              <w:jc w:val="center"/>
              <w:textAlignment w:val="baseline"/>
              <w:rPr>
                <w:rFonts w:ascii="inherit" w:hAnsi="inherit"/>
                <w:sz w:val="21"/>
                <w:szCs w:val="21"/>
              </w:rPr>
            </w:pPr>
            <w:r>
              <w:rPr>
                <w:rFonts w:ascii="inherit" w:hAnsi="inherit"/>
                <w:sz w:val="21"/>
                <w:szCs w:val="21"/>
              </w:rPr>
              <w:t>8</w:t>
            </w:r>
          </w:p>
          <w:p w:rsidR="002D05F7" w:rsidRDefault="002D05F7">
            <w:pPr>
              <w:jc w:val="center"/>
              <w:textAlignment w:val="baseline"/>
              <w:rPr>
                <w:rFonts w:ascii="inherit" w:hAnsi="inherit"/>
                <w:sz w:val="21"/>
                <w:szCs w:val="21"/>
              </w:rPr>
            </w:pPr>
            <w:r>
              <w:rPr>
                <w:rFonts w:ascii="inherit" w:hAnsi="inherit"/>
                <w:sz w:val="21"/>
                <w:szCs w:val="21"/>
              </w:rPr>
              <w:t>9</w:t>
            </w:r>
          </w:p>
          <w:p w:rsidR="002D05F7" w:rsidRDefault="002D05F7">
            <w:pPr>
              <w:jc w:val="center"/>
              <w:textAlignment w:val="baseline"/>
              <w:rPr>
                <w:rFonts w:ascii="inherit" w:hAnsi="inherit"/>
                <w:sz w:val="21"/>
                <w:szCs w:val="21"/>
              </w:rPr>
            </w:pPr>
            <w:r>
              <w:rPr>
                <w:rFonts w:ascii="inherit" w:hAnsi="inherit"/>
                <w:sz w:val="21"/>
                <w:szCs w:val="21"/>
              </w:rPr>
              <w:t>10</w:t>
            </w:r>
          </w:p>
          <w:p w:rsidR="002D05F7" w:rsidRDefault="002D05F7">
            <w:pPr>
              <w:jc w:val="center"/>
              <w:textAlignment w:val="baseline"/>
              <w:rPr>
                <w:rFonts w:ascii="inherit" w:hAnsi="inherit"/>
                <w:sz w:val="21"/>
                <w:szCs w:val="21"/>
              </w:rPr>
            </w:pPr>
            <w:r>
              <w:rPr>
                <w:rFonts w:ascii="inherit" w:hAnsi="inherit"/>
                <w:sz w:val="21"/>
                <w:szCs w:val="21"/>
              </w:rPr>
              <w:t>11</w:t>
            </w:r>
          </w:p>
          <w:p w:rsidR="002D05F7" w:rsidRDefault="002D05F7">
            <w:pPr>
              <w:jc w:val="center"/>
              <w:textAlignment w:val="baseline"/>
              <w:rPr>
                <w:rFonts w:ascii="inherit" w:hAnsi="inherit"/>
                <w:sz w:val="21"/>
                <w:szCs w:val="21"/>
              </w:rPr>
            </w:pPr>
            <w:r>
              <w:rPr>
                <w:rFonts w:ascii="inherit" w:hAnsi="inherit"/>
                <w:sz w:val="21"/>
                <w:szCs w:val="21"/>
              </w:rPr>
              <w:lastRenderedPageBreak/>
              <w:t>12</w:t>
            </w:r>
          </w:p>
          <w:p w:rsidR="002D05F7" w:rsidRDefault="002D05F7">
            <w:pPr>
              <w:jc w:val="center"/>
              <w:textAlignment w:val="baseline"/>
              <w:rPr>
                <w:rFonts w:ascii="inherit" w:hAnsi="inherit"/>
                <w:sz w:val="21"/>
                <w:szCs w:val="21"/>
              </w:rPr>
            </w:pPr>
            <w:r>
              <w:rPr>
                <w:rFonts w:ascii="inherit" w:hAnsi="inherit"/>
                <w:sz w:val="21"/>
                <w:szCs w:val="21"/>
              </w:rPr>
              <w:t>13</w:t>
            </w:r>
          </w:p>
          <w:p w:rsidR="002D05F7" w:rsidRDefault="002D05F7">
            <w:pPr>
              <w:jc w:val="center"/>
              <w:textAlignment w:val="baseline"/>
              <w:rPr>
                <w:rFonts w:ascii="inherit" w:hAnsi="inherit"/>
                <w:sz w:val="21"/>
                <w:szCs w:val="21"/>
              </w:rPr>
            </w:pPr>
            <w:r>
              <w:rPr>
                <w:rFonts w:ascii="inherit" w:hAnsi="inherit"/>
                <w:sz w:val="21"/>
                <w:szCs w:val="21"/>
              </w:rPr>
              <w:t>14</w:t>
            </w:r>
          </w:p>
          <w:p w:rsidR="002D05F7" w:rsidRDefault="002D05F7">
            <w:pPr>
              <w:jc w:val="center"/>
              <w:textAlignment w:val="baseline"/>
              <w:rPr>
                <w:rFonts w:ascii="inherit" w:hAnsi="inherit"/>
                <w:sz w:val="21"/>
                <w:szCs w:val="21"/>
              </w:rPr>
            </w:pPr>
            <w:r>
              <w:rPr>
                <w:rFonts w:ascii="inherit" w:hAnsi="inherit"/>
                <w:sz w:val="21"/>
                <w:szCs w:val="21"/>
              </w:rPr>
              <w:t>15</w:t>
            </w:r>
          </w:p>
          <w:p w:rsidR="002D05F7" w:rsidRDefault="002D05F7">
            <w:pPr>
              <w:jc w:val="center"/>
              <w:textAlignment w:val="baseline"/>
              <w:rPr>
                <w:rFonts w:ascii="inherit" w:hAnsi="inherit"/>
                <w:sz w:val="21"/>
                <w:szCs w:val="21"/>
              </w:rPr>
            </w:pPr>
            <w:r>
              <w:rPr>
                <w:rFonts w:ascii="inherit" w:hAnsi="inherit"/>
                <w:sz w:val="21"/>
                <w:szCs w:val="21"/>
              </w:rPr>
              <w:t>16</w:t>
            </w:r>
          </w:p>
          <w:p w:rsidR="002D05F7" w:rsidRDefault="002D05F7">
            <w:pPr>
              <w:jc w:val="center"/>
              <w:textAlignment w:val="baseline"/>
              <w:rPr>
                <w:rFonts w:ascii="inherit" w:hAnsi="inherit"/>
                <w:sz w:val="21"/>
                <w:szCs w:val="21"/>
              </w:rPr>
            </w:pPr>
            <w:r>
              <w:rPr>
                <w:rFonts w:ascii="inherit" w:hAnsi="inherit"/>
                <w:sz w:val="21"/>
                <w:szCs w:val="21"/>
              </w:rPr>
              <w:t>17</w:t>
            </w:r>
          </w:p>
          <w:p w:rsidR="002D05F7" w:rsidRDefault="002D05F7">
            <w:pPr>
              <w:jc w:val="center"/>
              <w:textAlignment w:val="baseline"/>
              <w:rPr>
                <w:rFonts w:ascii="inherit" w:hAnsi="inherit"/>
                <w:sz w:val="21"/>
                <w:szCs w:val="21"/>
              </w:rPr>
            </w:pPr>
            <w:r>
              <w:rPr>
                <w:rFonts w:ascii="inherit" w:hAnsi="inherit"/>
                <w:sz w:val="21"/>
                <w:szCs w:val="21"/>
              </w:rPr>
              <w:t>18</w:t>
            </w:r>
          </w:p>
          <w:p w:rsidR="002D05F7" w:rsidRDefault="002D05F7">
            <w:pPr>
              <w:jc w:val="center"/>
              <w:textAlignment w:val="baseline"/>
              <w:rPr>
                <w:rFonts w:ascii="inherit" w:hAnsi="inherit"/>
                <w:sz w:val="21"/>
                <w:szCs w:val="21"/>
              </w:rPr>
            </w:pPr>
            <w:r>
              <w:rPr>
                <w:rFonts w:ascii="inherit" w:hAnsi="inherit"/>
                <w:sz w:val="21"/>
                <w:szCs w:val="21"/>
              </w:rPr>
              <w:t>19</w:t>
            </w:r>
          </w:p>
          <w:p w:rsidR="002D05F7" w:rsidRDefault="002D05F7">
            <w:pPr>
              <w:jc w:val="center"/>
              <w:textAlignment w:val="baseline"/>
              <w:rPr>
                <w:rFonts w:ascii="inherit" w:hAnsi="inherit"/>
                <w:sz w:val="21"/>
                <w:szCs w:val="21"/>
              </w:rPr>
            </w:pPr>
            <w:r>
              <w:rPr>
                <w:rFonts w:ascii="inherit" w:hAnsi="inherit"/>
                <w:sz w:val="21"/>
                <w:szCs w:val="21"/>
              </w:rPr>
              <w:t>20</w:t>
            </w:r>
          </w:p>
        </w:tc>
        <w:tc>
          <w:tcPr>
            <w:tcW w:w="13605" w:type="dxa"/>
            <w:tcBorders>
              <w:top w:val="nil"/>
              <w:left w:val="nil"/>
              <w:bottom w:val="nil"/>
              <w:right w:val="nil"/>
            </w:tcBorders>
            <w:vAlign w:val="center"/>
            <w:hideMark/>
          </w:tcPr>
          <w:p w:rsidR="002D05F7" w:rsidRDefault="002D05F7">
            <w:pPr>
              <w:wordWrap w:val="0"/>
              <w:textAlignment w:val="baseline"/>
              <w:rPr>
                <w:rFonts w:ascii="inherit" w:hAnsi="inherit"/>
                <w:color w:val="000000"/>
                <w:sz w:val="21"/>
                <w:szCs w:val="21"/>
              </w:rPr>
            </w:pPr>
            <w:r>
              <w:rPr>
                <w:rStyle w:val="crayon-t"/>
                <w:rFonts w:ascii="inherit" w:hAnsi="inherit"/>
                <w:color w:val="000000"/>
                <w:sz w:val="21"/>
                <w:szCs w:val="21"/>
                <w:bdr w:val="none" w:sz="0" w:space="0" w:color="auto" w:frame="1"/>
              </w:rPr>
              <w:lastRenderedPageBreak/>
              <w:t>package</w:t>
            </w:r>
            <w:r>
              <w:rPr>
                <w:rStyle w:val="crayon-h"/>
                <w:rFonts w:ascii="inherit" w:hAnsi="inherit"/>
                <w:color w:val="000000"/>
                <w:sz w:val="21"/>
                <w:szCs w:val="21"/>
                <w:bdr w:val="none" w:sz="0" w:space="0" w:color="auto" w:frame="1"/>
              </w:rPr>
              <w:t xml:space="preserve"> </w:t>
            </w:r>
            <w:proofErr w:type="spellStart"/>
            <w:r>
              <w:rPr>
                <w:rStyle w:val="crayon-v"/>
                <w:rFonts w:ascii="inherit" w:hAnsi="inherit"/>
                <w:color w:val="000000"/>
                <w:sz w:val="21"/>
                <w:szCs w:val="21"/>
                <w:bdr w:val="none" w:sz="0" w:space="0" w:color="auto" w:frame="1"/>
              </w:rPr>
              <w:t>com</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programmer</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gate</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beans</w:t>
            </w:r>
            <w:proofErr w:type="spellEnd"/>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m"/>
                <w:rFonts w:ascii="inherit" w:hAnsi="inherit"/>
                <w:color w:val="000000"/>
                <w:sz w:val="21"/>
                <w:szCs w:val="21"/>
                <w:bdr w:val="none" w:sz="0" w:space="0" w:color="auto" w:frame="1"/>
              </w:rPr>
              <w:t>final</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class</w:t>
            </w:r>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ImmutableStudent</w:t>
            </w:r>
            <w:proofErr w:type="spellEnd"/>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private</w:t>
            </w:r>
            <w:r>
              <w:rPr>
                <w:rStyle w:val="crayon-h"/>
                <w:rFonts w:ascii="inherit" w:hAnsi="inherit"/>
                <w:color w:val="000000"/>
                <w:sz w:val="21"/>
                <w:szCs w:val="21"/>
                <w:bdr w:val="none" w:sz="0" w:space="0" w:color="auto" w:frame="1"/>
              </w:rPr>
              <w:t xml:space="preserve"> </w:t>
            </w:r>
            <w:r>
              <w:rPr>
                <w:rStyle w:val="crayon-m"/>
                <w:rFonts w:ascii="inherit" w:hAnsi="inherit"/>
                <w:color w:val="000000"/>
                <w:sz w:val="21"/>
                <w:szCs w:val="21"/>
                <w:bdr w:val="none" w:sz="0" w:space="0" w:color="auto" w:frame="1"/>
              </w:rPr>
              <w:t>final</w:t>
            </w:r>
            <w:r>
              <w:rPr>
                <w:rStyle w:val="crayon-h"/>
                <w:rFonts w:ascii="inherit" w:hAnsi="inherit"/>
                <w:color w:val="000000"/>
                <w:sz w:val="21"/>
                <w:szCs w:val="21"/>
                <w:bdr w:val="none" w:sz="0" w:space="0" w:color="auto" w:frame="1"/>
              </w:rPr>
              <w:t xml:space="preserve"> </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id</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private</w:t>
            </w:r>
            <w:r>
              <w:rPr>
                <w:rStyle w:val="crayon-h"/>
                <w:rFonts w:ascii="inherit" w:hAnsi="inherit"/>
                <w:color w:val="000000"/>
                <w:sz w:val="21"/>
                <w:szCs w:val="21"/>
                <w:bdr w:val="none" w:sz="0" w:space="0" w:color="auto" w:frame="1"/>
              </w:rPr>
              <w:t xml:space="preserve"> </w:t>
            </w:r>
            <w:r>
              <w:rPr>
                <w:rStyle w:val="crayon-m"/>
                <w:rFonts w:ascii="inherit" w:hAnsi="inherit"/>
                <w:color w:val="000000"/>
                <w:sz w:val="21"/>
                <w:szCs w:val="21"/>
                <w:bdr w:val="none" w:sz="0" w:space="0" w:color="auto" w:frame="1"/>
              </w:rPr>
              <w:t>final</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String</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name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ImmutableStudent</w:t>
            </w:r>
            <w:proofErr w:type="spellEnd"/>
            <w:r>
              <w:rPr>
                <w:rStyle w:val="crayon-sy"/>
                <w:rFonts w:ascii="inherit" w:hAnsi="inherit"/>
                <w:color w:val="000000"/>
                <w:sz w:val="21"/>
                <w:szCs w:val="21"/>
                <w:bdr w:val="none" w:sz="0" w:space="0" w:color="auto" w:frame="1"/>
              </w:rPr>
              <w:t>(</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id</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String</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name</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name</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name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id</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id</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lastRenderedPageBreak/>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getId</w:t>
            </w:r>
            <w:proofErr w:type="spellEnd"/>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t"/>
                <w:rFonts w:ascii="inherit" w:hAnsi="inherit"/>
                <w:color w:val="000000"/>
                <w:sz w:val="21"/>
                <w:szCs w:val="21"/>
                <w:bdr w:val="none" w:sz="0" w:space="0" w:color="auto" w:frame="1"/>
              </w:rPr>
              <w:t>return</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id</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String</w:t>
            </w:r>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getName</w:t>
            </w:r>
            <w:proofErr w:type="spellEnd"/>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t"/>
                <w:rFonts w:ascii="inherit" w:hAnsi="inherit"/>
                <w:color w:val="000000"/>
                <w:sz w:val="21"/>
                <w:szCs w:val="21"/>
                <w:bdr w:val="none" w:sz="0" w:space="0" w:color="auto" w:frame="1"/>
              </w:rPr>
              <w:t>return</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name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sy"/>
                <w:rFonts w:ascii="inherit" w:hAnsi="inherit"/>
                <w:color w:val="000000"/>
                <w:sz w:val="21"/>
                <w:szCs w:val="21"/>
                <w:bdr w:val="none" w:sz="0" w:space="0" w:color="auto" w:frame="1"/>
              </w:rPr>
              <w:t>}</w:t>
            </w:r>
          </w:p>
        </w:tc>
      </w:tr>
    </w:tbl>
    <w:p w:rsidR="002D05F7" w:rsidRDefault="002D05F7" w:rsidP="002D05F7">
      <w:pPr>
        <w:pStyle w:val="NormalWeb"/>
        <w:shd w:val="clear" w:color="auto" w:fill="FFFFFF"/>
        <w:spacing w:before="0" w:beforeAutospacing="0" w:after="240" w:afterAutospacing="0"/>
        <w:textAlignment w:val="baseline"/>
        <w:rPr>
          <w:ins w:id="24" w:author="Unknown"/>
          <w:rFonts w:ascii="Helvetica" w:hAnsi="Helvetica" w:cs="Helvetica"/>
          <w:color w:val="444444"/>
          <w:sz w:val="27"/>
          <w:szCs w:val="27"/>
        </w:rPr>
      </w:pPr>
      <w:ins w:id="25" w:author="Unknown">
        <w:r>
          <w:rPr>
            <w:rFonts w:ascii="Helvetica" w:hAnsi="Helvetica" w:cs="Helvetica"/>
            <w:color w:val="444444"/>
            <w:sz w:val="27"/>
            <w:szCs w:val="27"/>
          </w:rPr>
          <w:lastRenderedPageBreak/>
          <w:t xml:space="preserve">The above class is a very simple immutable class which doesn’t hold any mutable object and never expose its fields in any way, these </w:t>
        </w:r>
        <w:proofErr w:type="gramStart"/>
        <w:r>
          <w:rPr>
            <w:rFonts w:ascii="Helvetica" w:hAnsi="Helvetica" w:cs="Helvetica"/>
            <w:color w:val="444444"/>
            <w:sz w:val="27"/>
            <w:szCs w:val="27"/>
          </w:rPr>
          <w:t>type</w:t>
        </w:r>
        <w:proofErr w:type="gramEnd"/>
        <w:r>
          <w:rPr>
            <w:rFonts w:ascii="Helvetica" w:hAnsi="Helvetica" w:cs="Helvetica"/>
            <w:color w:val="444444"/>
            <w:sz w:val="27"/>
            <w:szCs w:val="27"/>
          </w:rPr>
          <w:t xml:space="preserve"> of classes are normally used for caching purposes.</w:t>
        </w:r>
      </w:ins>
    </w:p>
    <w:p w:rsidR="002D05F7" w:rsidRDefault="002D05F7" w:rsidP="002D05F7">
      <w:pPr>
        <w:pStyle w:val="Heading4"/>
        <w:shd w:val="clear" w:color="auto" w:fill="FFFFFF"/>
        <w:spacing w:before="0" w:after="210" w:line="312" w:lineRule="atLeast"/>
        <w:textAlignment w:val="baseline"/>
        <w:rPr>
          <w:ins w:id="26" w:author="Unknown"/>
          <w:rFonts w:ascii="Helvetica" w:hAnsi="Helvetica" w:cs="Helvetica"/>
          <w:b w:val="0"/>
          <w:bCs w:val="0"/>
          <w:color w:val="444444"/>
          <w:spacing w:val="-5"/>
          <w:sz w:val="36"/>
          <w:szCs w:val="36"/>
        </w:rPr>
      </w:pPr>
      <w:ins w:id="27" w:author="Unknown">
        <w:r>
          <w:rPr>
            <w:rFonts w:ascii="Helvetica" w:hAnsi="Helvetica" w:cs="Helvetica"/>
            <w:b w:val="0"/>
            <w:bCs w:val="0"/>
            <w:color w:val="444444"/>
            <w:spacing w:val="-5"/>
            <w:sz w:val="36"/>
            <w:szCs w:val="36"/>
          </w:rPr>
          <w:t>3.2.</w:t>
        </w:r>
        <w:proofErr w:type="gramStart"/>
        <w:r>
          <w:rPr>
            <w:rFonts w:ascii="Helvetica" w:hAnsi="Helvetica" w:cs="Helvetica"/>
            <w:b w:val="0"/>
            <w:bCs w:val="0"/>
            <w:color w:val="444444"/>
            <w:spacing w:val="-5"/>
            <w:sz w:val="36"/>
            <w:szCs w:val="36"/>
          </w:rPr>
          <w:t>  Passing</w:t>
        </w:r>
        <w:proofErr w:type="gramEnd"/>
        <w:r>
          <w:rPr>
            <w:rFonts w:ascii="Helvetica" w:hAnsi="Helvetica" w:cs="Helvetica"/>
            <w:b w:val="0"/>
            <w:bCs w:val="0"/>
            <w:color w:val="444444"/>
            <w:spacing w:val="-5"/>
            <w:sz w:val="36"/>
            <w:szCs w:val="36"/>
          </w:rPr>
          <w:t xml:space="preserve"> mutable objects to immutable class</w:t>
        </w:r>
      </w:ins>
    </w:p>
    <w:p w:rsidR="002D05F7" w:rsidRDefault="002D05F7" w:rsidP="002D05F7">
      <w:pPr>
        <w:pStyle w:val="NormalWeb"/>
        <w:shd w:val="clear" w:color="auto" w:fill="FFFFFF"/>
        <w:spacing w:before="0" w:beforeAutospacing="0" w:after="0" w:afterAutospacing="0"/>
        <w:textAlignment w:val="baseline"/>
        <w:rPr>
          <w:ins w:id="28" w:author="Unknown"/>
          <w:rFonts w:ascii="Helvetica" w:hAnsi="Helvetica" w:cs="Helvetica"/>
          <w:color w:val="444444"/>
          <w:sz w:val="27"/>
          <w:szCs w:val="27"/>
        </w:rPr>
      </w:pPr>
      <w:ins w:id="29" w:author="Unknown">
        <w:r>
          <w:rPr>
            <w:rFonts w:ascii="Helvetica" w:hAnsi="Helvetica" w:cs="Helvetica"/>
            <w:color w:val="444444"/>
            <w:sz w:val="27"/>
            <w:szCs w:val="27"/>
          </w:rPr>
          <w:t>Now let’s complicate our example a bit, we create a mutable class called </w:t>
        </w:r>
        <w:r>
          <w:rPr>
            <w:rStyle w:val="Emphasis"/>
            <w:rFonts w:ascii="inherit" w:hAnsi="inherit" w:cs="Helvetica"/>
            <w:b/>
            <w:bCs/>
            <w:color w:val="444444"/>
            <w:sz w:val="27"/>
            <w:szCs w:val="27"/>
            <w:bdr w:val="none" w:sz="0" w:space="0" w:color="auto" w:frame="1"/>
          </w:rPr>
          <w:t>Age </w:t>
        </w:r>
        <w:r>
          <w:rPr>
            <w:rFonts w:ascii="Helvetica" w:hAnsi="Helvetica" w:cs="Helvetica"/>
            <w:color w:val="444444"/>
            <w:sz w:val="27"/>
            <w:szCs w:val="27"/>
          </w:rPr>
          <w:t>and add it as a field to </w:t>
        </w:r>
        <w:proofErr w:type="spellStart"/>
        <w:r>
          <w:rPr>
            <w:rStyle w:val="Emphasis"/>
            <w:rFonts w:ascii="inherit" w:hAnsi="inherit" w:cs="Helvetica"/>
            <w:b/>
            <w:bCs/>
            <w:color w:val="444444"/>
            <w:sz w:val="27"/>
            <w:szCs w:val="27"/>
            <w:bdr w:val="none" w:sz="0" w:space="0" w:color="auto" w:frame="1"/>
          </w:rPr>
          <w:t>ImmutableStudent</w:t>
        </w:r>
        <w:proofErr w:type="spellEnd"/>
        <w:r>
          <w:rPr>
            <w:rStyle w:val="Emphasis"/>
            <w:rFonts w:ascii="inherit" w:hAnsi="inherit" w:cs="Helvetica"/>
            <w:b/>
            <w:bCs/>
            <w:color w:val="444444"/>
            <w:sz w:val="27"/>
            <w:szCs w:val="27"/>
            <w:bdr w:val="none" w:sz="0" w:space="0" w:color="auto" w:frame="1"/>
          </w:rPr>
          <w:t>:</w:t>
        </w:r>
      </w:ins>
    </w:p>
    <w:p w:rsidR="002D05F7" w:rsidRDefault="002D05F7" w:rsidP="002D05F7">
      <w:pPr>
        <w:textAlignment w:val="baseline"/>
        <w:rPr>
          <w:ins w:id="30" w:author="Unknown"/>
          <w:rFonts w:ascii="Courier New" w:hAnsi="Courier New" w:cs="Courier New"/>
          <w:color w:val="444444"/>
          <w:sz w:val="24"/>
          <w:szCs w:val="24"/>
        </w:rPr>
      </w:pPr>
      <w:ins w:id="31" w:author="Unknown">
        <w:r>
          <w:rPr>
            <w:rStyle w:val="crayon-title"/>
            <w:rFonts w:ascii="inherit" w:hAnsi="inherit"/>
            <w:color w:val="444444"/>
            <w:bdr w:val="none" w:sz="0" w:space="0" w:color="auto" w:frame="1"/>
          </w:rPr>
          <w:t>Age.java</w:t>
        </w:r>
      </w:ins>
    </w:p>
    <w:tbl>
      <w:tblPr>
        <w:tblW w:w="0" w:type="auto"/>
        <w:tblCellSpacing w:w="15" w:type="dxa"/>
        <w:tblInd w:w="-375" w:type="dxa"/>
        <w:tblCellMar>
          <w:top w:w="15" w:type="dxa"/>
          <w:left w:w="15" w:type="dxa"/>
          <w:bottom w:w="15" w:type="dxa"/>
          <w:right w:w="15" w:type="dxa"/>
        </w:tblCellMar>
        <w:tblLook w:val="04A0"/>
      </w:tblPr>
      <w:tblGrid>
        <w:gridCol w:w="285"/>
        <w:gridCol w:w="9206"/>
      </w:tblGrid>
      <w:tr w:rsidR="002D05F7" w:rsidTr="002D05F7">
        <w:trPr>
          <w:tblCellSpacing w:w="15" w:type="dxa"/>
        </w:trPr>
        <w:tc>
          <w:tcPr>
            <w:tcW w:w="0" w:type="auto"/>
            <w:tcBorders>
              <w:top w:val="nil"/>
              <w:left w:val="nil"/>
              <w:bottom w:val="nil"/>
            </w:tcBorders>
            <w:shd w:val="clear" w:color="auto" w:fill="auto"/>
            <w:vAlign w:val="center"/>
            <w:hideMark/>
          </w:tcPr>
          <w:p w:rsidR="002D05F7" w:rsidRDefault="002D05F7">
            <w:pPr>
              <w:jc w:val="center"/>
              <w:textAlignment w:val="baseline"/>
              <w:rPr>
                <w:rFonts w:ascii="inherit" w:hAnsi="inherit"/>
                <w:sz w:val="21"/>
                <w:szCs w:val="21"/>
              </w:rPr>
            </w:pPr>
            <w:r>
              <w:rPr>
                <w:rFonts w:ascii="inherit" w:hAnsi="inherit"/>
                <w:sz w:val="21"/>
                <w:szCs w:val="21"/>
              </w:rPr>
              <w:t>1</w:t>
            </w:r>
          </w:p>
          <w:p w:rsidR="002D05F7" w:rsidRDefault="002D05F7">
            <w:pPr>
              <w:jc w:val="center"/>
              <w:textAlignment w:val="baseline"/>
              <w:rPr>
                <w:rFonts w:ascii="inherit" w:hAnsi="inherit"/>
                <w:sz w:val="21"/>
                <w:szCs w:val="21"/>
              </w:rPr>
            </w:pPr>
            <w:r>
              <w:rPr>
                <w:rFonts w:ascii="inherit" w:hAnsi="inherit"/>
                <w:sz w:val="21"/>
                <w:szCs w:val="21"/>
              </w:rPr>
              <w:t>2</w:t>
            </w:r>
          </w:p>
          <w:p w:rsidR="002D05F7" w:rsidRDefault="002D05F7">
            <w:pPr>
              <w:jc w:val="center"/>
              <w:textAlignment w:val="baseline"/>
              <w:rPr>
                <w:rFonts w:ascii="inherit" w:hAnsi="inherit"/>
                <w:sz w:val="21"/>
                <w:szCs w:val="21"/>
              </w:rPr>
            </w:pPr>
            <w:r>
              <w:rPr>
                <w:rFonts w:ascii="inherit" w:hAnsi="inherit"/>
                <w:sz w:val="21"/>
                <w:szCs w:val="21"/>
              </w:rPr>
              <w:t>3</w:t>
            </w:r>
          </w:p>
          <w:p w:rsidR="002D05F7" w:rsidRDefault="002D05F7">
            <w:pPr>
              <w:jc w:val="center"/>
              <w:textAlignment w:val="baseline"/>
              <w:rPr>
                <w:rFonts w:ascii="inherit" w:hAnsi="inherit"/>
                <w:sz w:val="21"/>
                <w:szCs w:val="21"/>
              </w:rPr>
            </w:pPr>
            <w:r>
              <w:rPr>
                <w:rFonts w:ascii="inherit" w:hAnsi="inherit"/>
                <w:sz w:val="21"/>
                <w:szCs w:val="21"/>
              </w:rPr>
              <w:t>4</w:t>
            </w:r>
          </w:p>
          <w:p w:rsidR="002D05F7" w:rsidRDefault="002D05F7">
            <w:pPr>
              <w:jc w:val="center"/>
              <w:textAlignment w:val="baseline"/>
              <w:rPr>
                <w:rFonts w:ascii="inherit" w:hAnsi="inherit"/>
                <w:sz w:val="21"/>
                <w:szCs w:val="21"/>
              </w:rPr>
            </w:pPr>
            <w:r>
              <w:rPr>
                <w:rFonts w:ascii="inherit" w:hAnsi="inherit"/>
                <w:sz w:val="21"/>
                <w:szCs w:val="21"/>
              </w:rPr>
              <w:t>5</w:t>
            </w:r>
          </w:p>
          <w:p w:rsidR="002D05F7" w:rsidRDefault="002D05F7">
            <w:pPr>
              <w:jc w:val="center"/>
              <w:textAlignment w:val="baseline"/>
              <w:rPr>
                <w:rFonts w:ascii="inherit" w:hAnsi="inherit"/>
                <w:sz w:val="21"/>
                <w:szCs w:val="21"/>
              </w:rPr>
            </w:pPr>
            <w:r>
              <w:rPr>
                <w:rFonts w:ascii="inherit" w:hAnsi="inherit"/>
                <w:sz w:val="21"/>
                <w:szCs w:val="21"/>
              </w:rPr>
              <w:t>6</w:t>
            </w:r>
          </w:p>
          <w:p w:rsidR="002D05F7" w:rsidRDefault="002D05F7">
            <w:pPr>
              <w:jc w:val="center"/>
              <w:textAlignment w:val="baseline"/>
              <w:rPr>
                <w:rFonts w:ascii="inherit" w:hAnsi="inherit"/>
                <w:sz w:val="21"/>
                <w:szCs w:val="21"/>
              </w:rPr>
            </w:pPr>
            <w:r>
              <w:rPr>
                <w:rFonts w:ascii="inherit" w:hAnsi="inherit"/>
                <w:sz w:val="21"/>
                <w:szCs w:val="21"/>
              </w:rPr>
              <w:t>7</w:t>
            </w:r>
          </w:p>
          <w:p w:rsidR="002D05F7" w:rsidRDefault="002D05F7">
            <w:pPr>
              <w:jc w:val="center"/>
              <w:textAlignment w:val="baseline"/>
              <w:rPr>
                <w:rFonts w:ascii="inherit" w:hAnsi="inherit"/>
                <w:sz w:val="21"/>
                <w:szCs w:val="21"/>
              </w:rPr>
            </w:pPr>
            <w:r>
              <w:rPr>
                <w:rFonts w:ascii="inherit" w:hAnsi="inherit"/>
                <w:sz w:val="21"/>
                <w:szCs w:val="21"/>
              </w:rPr>
              <w:t>8</w:t>
            </w:r>
          </w:p>
          <w:p w:rsidR="002D05F7" w:rsidRDefault="002D05F7">
            <w:pPr>
              <w:jc w:val="center"/>
              <w:textAlignment w:val="baseline"/>
              <w:rPr>
                <w:rFonts w:ascii="inherit" w:hAnsi="inherit"/>
                <w:sz w:val="21"/>
                <w:szCs w:val="21"/>
              </w:rPr>
            </w:pPr>
            <w:r>
              <w:rPr>
                <w:rFonts w:ascii="inherit" w:hAnsi="inherit"/>
                <w:sz w:val="21"/>
                <w:szCs w:val="21"/>
              </w:rPr>
              <w:t>9</w:t>
            </w:r>
          </w:p>
          <w:p w:rsidR="002D05F7" w:rsidRDefault="002D05F7">
            <w:pPr>
              <w:jc w:val="center"/>
              <w:textAlignment w:val="baseline"/>
              <w:rPr>
                <w:rFonts w:ascii="inherit" w:hAnsi="inherit"/>
                <w:sz w:val="21"/>
                <w:szCs w:val="21"/>
              </w:rPr>
            </w:pPr>
            <w:r>
              <w:rPr>
                <w:rFonts w:ascii="inherit" w:hAnsi="inherit"/>
                <w:sz w:val="21"/>
                <w:szCs w:val="21"/>
              </w:rPr>
              <w:t>10</w:t>
            </w:r>
          </w:p>
          <w:p w:rsidR="002D05F7" w:rsidRDefault="002D05F7">
            <w:pPr>
              <w:jc w:val="center"/>
              <w:textAlignment w:val="baseline"/>
              <w:rPr>
                <w:rFonts w:ascii="inherit" w:hAnsi="inherit"/>
                <w:sz w:val="21"/>
                <w:szCs w:val="21"/>
              </w:rPr>
            </w:pPr>
            <w:r>
              <w:rPr>
                <w:rFonts w:ascii="inherit" w:hAnsi="inherit"/>
                <w:sz w:val="21"/>
                <w:szCs w:val="21"/>
              </w:rPr>
              <w:t>11</w:t>
            </w:r>
          </w:p>
          <w:p w:rsidR="002D05F7" w:rsidRDefault="002D05F7">
            <w:pPr>
              <w:jc w:val="center"/>
              <w:textAlignment w:val="baseline"/>
              <w:rPr>
                <w:rFonts w:ascii="inherit" w:hAnsi="inherit"/>
                <w:sz w:val="21"/>
                <w:szCs w:val="21"/>
              </w:rPr>
            </w:pPr>
            <w:r>
              <w:rPr>
                <w:rFonts w:ascii="inherit" w:hAnsi="inherit"/>
                <w:sz w:val="21"/>
                <w:szCs w:val="21"/>
              </w:rPr>
              <w:t>12</w:t>
            </w:r>
          </w:p>
          <w:p w:rsidR="002D05F7" w:rsidRDefault="002D05F7">
            <w:pPr>
              <w:jc w:val="center"/>
              <w:textAlignment w:val="baseline"/>
              <w:rPr>
                <w:rFonts w:ascii="inherit" w:hAnsi="inherit"/>
                <w:sz w:val="21"/>
                <w:szCs w:val="21"/>
              </w:rPr>
            </w:pPr>
            <w:r>
              <w:rPr>
                <w:rFonts w:ascii="inherit" w:hAnsi="inherit"/>
                <w:sz w:val="21"/>
                <w:szCs w:val="21"/>
              </w:rPr>
              <w:t>13</w:t>
            </w:r>
          </w:p>
          <w:p w:rsidR="002D05F7" w:rsidRDefault="002D05F7">
            <w:pPr>
              <w:jc w:val="center"/>
              <w:textAlignment w:val="baseline"/>
              <w:rPr>
                <w:rFonts w:ascii="inherit" w:hAnsi="inherit"/>
                <w:sz w:val="21"/>
                <w:szCs w:val="21"/>
              </w:rPr>
            </w:pPr>
            <w:r>
              <w:rPr>
                <w:rFonts w:ascii="inherit" w:hAnsi="inherit"/>
                <w:sz w:val="21"/>
                <w:szCs w:val="21"/>
              </w:rPr>
              <w:lastRenderedPageBreak/>
              <w:t>14</w:t>
            </w:r>
          </w:p>
          <w:p w:rsidR="002D05F7" w:rsidRDefault="002D05F7">
            <w:pPr>
              <w:jc w:val="center"/>
              <w:textAlignment w:val="baseline"/>
              <w:rPr>
                <w:rFonts w:ascii="inherit" w:hAnsi="inherit"/>
                <w:sz w:val="21"/>
                <w:szCs w:val="21"/>
              </w:rPr>
            </w:pPr>
            <w:r>
              <w:rPr>
                <w:rFonts w:ascii="inherit" w:hAnsi="inherit"/>
                <w:sz w:val="21"/>
                <w:szCs w:val="21"/>
              </w:rPr>
              <w:t>15</w:t>
            </w:r>
          </w:p>
          <w:p w:rsidR="002D05F7" w:rsidRDefault="002D05F7">
            <w:pPr>
              <w:jc w:val="center"/>
              <w:textAlignment w:val="baseline"/>
              <w:rPr>
                <w:rFonts w:ascii="inherit" w:hAnsi="inherit"/>
                <w:sz w:val="21"/>
                <w:szCs w:val="21"/>
              </w:rPr>
            </w:pPr>
            <w:r>
              <w:rPr>
                <w:rFonts w:ascii="inherit" w:hAnsi="inherit"/>
                <w:sz w:val="21"/>
                <w:szCs w:val="21"/>
              </w:rPr>
              <w:t>16</w:t>
            </w:r>
          </w:p>
          <w:p w:rsidR="002D05F7" w:rsidRDefault="002D05F7">
            <w:pPr>
              <w:jc w:val="center"/>
              <w:textAlignment w:val="baseline"/>
              <w:rPr>
                <w:rFonts w:ascii="inherit" w:hAnsi="inherit"/>
                <w:sz w:val="21"/>
                <w:szCs w:val="21"/>
              </w:rPr>
            </w:pPr>
            <w:r>
              <w:rPr>
                <w:rFonts w:ascii="inherit" w:hAnsi="inherit"/>
                <w:sz w:val="21"/>
                <w:szCs w:val="21"/>
              </w:rPr>
              <w:t>17</w:t>
            </w:r>
          </w:p>
          <w:p w:rsidR="002D05F7" w:rsidRDefault="002D05F7">
            <w:pPr>
              <w:jc w:val="center"/>
              <w:textAlignment w:val="baseline"/>
              <w:rPr>
                <w:rFonts w:ascii="inherit" w:hAnsi="inherit"/>
                <w:sz w:val="21"/>
                <w:szCs w:val="21"/>
              </w:rPr>
            </w:pPr>
            <w:r>
              <w:rPr>
                <w:rFonts w:ascii="inherit" w:hAnsi="inherit"/>
                <w:sz w:val="21"/>
                <w:szCs w:val="21"/>
              </w:rPr>
              <w:t>18</w:t>
            </w:r>
          </w:p>
          <w:p w:rsidR="002D05F7" w:rsidRDefault="002D05F7">
            <w:pPr>
              <w:jc w:val="center"/>
              <w:textAlignment w:val="baseline"/>
              <w:rPr>
                <w:rFonts w:ascii="inherit" w:hAnsi="inherit"/>
                <w:sz w:val="21"/>
                <w:szCs w:val="21"/>
              </w:rPr>
            </w:pPr>
            <w:r>
              <w:rPr>
                <w:rFonts w:ascii="inherit" w:hAnsi="inherit"/>
                <w:sz w:val="21"/>
                <w:szCs w:val="21"/>
              </w:rPr>
              <w:t>19</w:t>
            </w:r>
          </w:p>
          <w:p w:rsidR="002D05F7" w:rsidRDefault="002D05F7">
            <w:pPr>
              <w:jc w:val="center"/>
              <w:textAlignment w:val="baseline"/>
              <w:rPr>
                <w:rFonts w:ascii="inherit" w:hAnsi="inherit"/>
                <w:sz w:val="21"/>
                <w:szCs w:val="21"/>
              </w:rPr>
            </w:pPr>
            <w:r>
              <w:rPr>
                <w:rFonts w:ascii="inherit" w:hAnsi="inherit"/>
                <w:sz w:val="21"/>
                <w:szCs w:val="21"/>
              </w:rPr>
              <w:t>20</w:t>
            </w:r>
          </w:p>
          <w:p w:rsidR="002D05F7" w:rsidRDefault="002D05F7">
            <w:pPr>
              <w:jc w:val="center"/>
              <w:textAlignment w:val="baseline"/>
              <w:rPr>
                <w:rFonts w:ascii="inherit" w:hAnsi="inherit"/>
                <w:sz w:val="21"/>
                <w:szCs w:val="21"/>
              </w:rPr>
            </w:pPr>
            <w:r>
              <w:rPr>
                <w:rFonts w:ascii="inherit" w:hAnsi="inherit"/>
                <w:sz w:val="21"/>
                <w:szCs w:val="21"/>
              </w:rPr>
              <w:t>21</w:t>
            </w:r>
          </w:p>
          <w:p w:rsidR="002D05F7" w:rsidRDefault="002D05F7">
            <w:pPr>
              <w:jc w:val="center"/>
              <w:textAlignment w:val="baseline"/>
              <w:rPr>
                <w:rFonts w:ascii="inherit" w:hAnsi="inherit"/>
                <w:sz w:val="21"/>
                <w:szCs w:val="21"/>
              </w:rPr>
            </w:pPr>
            <w:r>
              <w:rPr>
                <w:rFonts w:ascii="inherit" w:hAnsi="inherit"/>
                <w:sz w:val="21"/>
                <w:szCs w:val="21"/>
              </w:rPr>
              <w:t>22</w:t>
            </w:r>
          </w:p>
          <w:p w:rsidR="002D05F7" w:rsidRDefault="002D05F7">
            <w:pPr>
              <w:jc w:val="center"/>
              <w:textAlignment w:val="baseline"/>
              <w:rPr>
                <w:rFonts w:ascii="inherit" w:hAnsi="inherit"/>
                <w:sz w:val="21"/>
                <w:szCs w:val="21"/>
              </w:rPr>
            </w:pPr>
            <w:r>
              <w:rPr>
                <w:rFonts w:ascii="inherit" w:hAnsi="inherit"/>
                <w:sz w:val="21"/>
                <w:szCs w:val="21"/>
              </w:rPr>
              <w:t>23</w:t>
            </w:r>
          </w:p>
          <w:p w:rsidR="002D05F7" w:rsidRDefault="002D05F7">
            <w:pPr>
              <w:jc w:val="center"/>
              <w:textAlignment w:val="baseline"/>
              <w:rPr>
                <w:rFonts w:ascii="inherit" w:hAnsi="inherit"/>
                <w:sz w:val="21"/>
                <w:szCs w:val="21"/>
              </w:rPr>
            </w:pPr>
            <w:r>
              <w:rPr>
                <w:rFonts w:ascii="inherit" w:hAnsi="inherit"/>
                <w:sz w:val="21"/>
                <w:szCs w:val="21"/>
              </w:rPr>
              <w:t>24</w:t>
            </w:r>
          </w:p>
          <w:p w:rsidR="002D05F7" w:rsidRDefault="002D05F7">
            <w:pPr>
              <w:jc w:val="center"/>
              <w:textAlignment w:val="baseline"/>
              <w:rPr>
                <w:rFonts w:ascii="inherit" w:hAnsi="inherit"/>
                <w:sz w:val="21"/>
                <w:szCs w:val="21"/>
              </w:rPr>
            </w:pPr>
            <w:r>
              <w:rPr>
                <w:rFonts w:ascii="inherit" w:hAnsi="inherit"/>
                <w:sz w:val="21"/>
                <w:szCs w:val="21"/>
              </w:rPr>
              <w:t>25</w:t>
            </w:r>
          </w:p>
          <w:p w:rsidR="002D05F7" w:rsidRDefault="002D05F7">
            <w:pPr>
              <w:jc w:val="center"/>
              <w:textAlignment w:val="baseline"/>
              <w:rPr>
                <w:rFonts w:ascii="inherit" w:hAnsi="inherit"/>
                <w:sz w:val="21"/>
                <w:szCs w:val="21"/>
              </w:rPr>
            </w:pPr>
            <w:r>
              <w:rPr>
                <w:rFonts w:ascii="inherit" w:hAnsi="inherit"/>
                <w:sz w:val="21"/>
                <w:szCs w:val="21"/>
              </w:rPr>
              <w:t>26</w:t>
            </w:r>
          </w:p>
          <w:p w:rsidR="002D05F7" w:rsidRDefault="002D05F7">
            <w:pPr>
              <w:jc w:val="center"/>
              <w:textAlignment w:val="baseline"/>
              <w:rPr>
                <w:rFonts w:ascii="inherit" w:hAnsi="inherit"/>
                <w:sz w:val="21"/>
                <w:szCs w:val="21"/>
              </w:rPr>
            </w:pPr>
            <w:r>
              <w:rPr>
                <w:rFonts w:ascii="inherit" w:hAnsi="inherit"/>
                <w:sz w:val="21"/>
                <w:szCs w:val="21"/>
              </w:rPr>
              <w:t>27</w:t>
            </w:r>
          </w:p>
          <w:p w:rsidR="002D05F7" w:rsidRDefault="002D05F7">
            <w:pPr>
              <w:jc w:val="center"/>
              <w:textAlignment w:val="baseline"/>
              <w:rPr>
                <w:rFonts w:ascii="inherit" w:hAnsi="inherit"/>
                <w:sz w:val="21"/>
                <w:szCs w:val="21"/>
              </w:rPr>
            </w:pPr>
            <w:r>
              <w:rPr>
                <w:rFonts w:ascii="inherit" w:hAnsi="inherit"/>
                <w:sz w:val="21"/>
                <w:szCs w:val="21"/>
              </w:rPr>
              <w:t>28</w:t>
            </w:r>
          </w:p>
          <w:p w:rsidR="002D05F7" w:rsidRDefault="002D05F7">
            <w:pPr>
              <w:jc w:val="center"/>
              <w:textAlignment w:val="baseline"/>
              <w:rPr>
                <w:rFonts w:ascii="inherit" w:hAnsi="inherit"/>
                <w:sz w:val="21"/>
                <w:szCs w:val="21"/>
              </w:rPr>
            </w:pPr>
            <w:r>
              <w:rPr>
                <w:rFonts w:ascii="inherit" w:hAnsi="inherit"/>
                <w:sz w:val="21"/>
                <w:szCs w:val="21"/>
              </w:rPr>
              <w:t>29</w:t>
            </w:r>
          </w:p>
          <w:p w:rsidR="002D05F7" w:rsidRDefault="002D05F7">
            <w:pPr>
              <w:jc w:val="center"/>
              <w:textAlignment w:val="baseline"/>
              <w:rPr>
                <w:rFonts w:ascii="inherit" w:hAnsi="inherit"/>
                <w:sz w:val="21"/>
                <w:szCs w:val="21"/>
              </w:rPr>
            </w:pPr>
            <w:r>
              <w:rPr>
                <w:rFonts w:ascii="inherit" w:hAnsi="inherit"/>
                <w:sz w:val="21"/>
                <w:szCs w:val="21"/>
              </w:rPr>
              <w:t>30</w:t>
            </w:r>
          </w:p>
          <w:p w:rsidR="002D05F7" w:rsidRDefault="002D05F7">
            <w:pPr>
              <w:jc w:val="center"/>
              <w:textAlignment w:val="baseline"/>
              <w:rPr>
                <w:rFonts w:ascii="inherit" w:hAnsi="inherit"/>
                <w:sz w:val="21"/>
                <w:szCs w:val="21"/>
              </w:rPr>
            </w:pPr>
            <w:r>
              <w:rPr>
                <w:rFonts w:ascii="inherit" w:hAnsi="inherit"/>
                <w:sz w:val="21"/>
                <w:szCs w:val="21"/>
              </w:rPr>
              <w:t>31</w:t>
            </w:r>
          </w:p>
          <w:p w:rsidR="002D05F7" w:rsidRDefault="002D05F7">
            <w:pPr>
              <w:jc w:val="center"/>
              <w:textAlignment w:val="baseline"/>
              <w:rPr>
                <w:rFonts w:ascii="inherit" w:hAnsi="inherit"/>
                <w:sz w:val="21"/>
                <w:szCs w:val="21"/>
              </w:rPr>
            </w:pPr>
            <w:r>
              <w:rPr>
                <w:rFonts w:ascii="inherit" w:hAnsi="inherit"/>
                <w:sz w:val="21"/>
                <w:szCs w:val="21"/>
              </w:rPr>
              <w:t>32</w:t>
            </w:r>
          </w:p>
          <w:p w:rsidR="002D05F7" w:rsidRDefault="002D05F7">
            <w:pPr>
              <w:jc w:val="center"/>
              <w:textAlignment w:val="baseline"/>
              <w:rPr>
                <w:rFonts w:ascii="inherit" w:hAnsi="inherit"/>
                <w:sz w:val="21"/>
                <w:szCs w:val="21"/>
              </w:rPr>
            </w:pPr>
            <w:r>
              <w:rPr>
                <w:rFonts w:ascii="inherit" w:hAnsi="inherit"/>
                <w:sz w:val="21"/>
                <w:szCs w:val="21"/>
              </w:rPr>
              <w:t>33</w:t>
            </w:r>
          </w:p>
        </w:tc>
        <w:tc>
          <w:tcPr>
            <w:tcW w:w="13605" w:type="dxa"/>
            <w:tcBorders>
              <w:top w:val="nil"/>
              <w:left w:val="nil"/>
              <w:bottom w:val="nil"/>
              <w:right w:val="nil"/>
            </w:tcBorders>
            <w:shd w:val="clear" w:color="auto" w:fill="auto"/>
            <w:vAlign w:val="center"/>
            <w:hideMark/>
          </w:tcPr>
          <w:p w:rsidR="002D05F7" w:rsidRDefault="002D05F7">
            <w:pPr>
              <w:wordWrap w:val="0"/>
              <w:textAlignment w:val="baseline"/>
              <w:rPr>
                <w:rFonts w:ascii="inherit" w:hAnsi="inherit"/>
                <w:color w:val="000000"/>
                <w:sz w:val="21"/>
                <w:szCs w:val="21"/>
              </w:rPr>
            </w:pPr>
            <w:r>
              <w:rPr>
                <w:rStyle w:val="crayon-t"/>
                <w:rFonts w:ascii="inherit" w:hAnsi="inherit"/>
                <w:color w:val="000000"/>
                <w:sz w:val="21"/>
                <w:szCs w:val="21"/>
                <w:bdr w:val="none" w:sz="0" w:space="0" w:color="auto" w:frame="1"/>
              </w:rPr>
              <w:lastRenderedPageBreak/>
              <w:t>package</w:t>
            </w:r>
            <w:r>
              <w:rPr>
                <w:rStyle w:val="crayon-h"/>
                <w:rFonts w:ascii="inherit" w:hAnsi="inherit"/>
                <w:color w:val="000000"/>
                <w:sz w:val="21"/>
                <w:szCs w:val="21"/>
                <w:bdr w:val="none" w:sz="0" w:space="0" w:color="auto" w:frame="1"/>
              </w:rPr>
              <w:t xml:space="preserve"> </w:t>
            </w:r>
            <w:proofErr w:type="spellStart"/>
            <w:r>
              <w:rPr>
                <w:rStyle w:val="crayon-v"/>
                <w:rFonts w:ascii="inherit" w:hAnsi="inherit"/>
                <w:color w:val="000000"/>
                <w:sz w:val="21"/>
                <w:szCs w:val="21"/>
                <w:bdr w:val="none" w:sz="0" w:space="0" w:color="auto" w:frame="1"/>
              </w:rPr>
              <w:t>com</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programmer</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gate</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beans</w:t>
            </w:r>
            <w:proofErr w:type="spellEnd"/>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class</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Age</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private</w:t>
            </w:r>
            <w:r>
              <w:rPr>
                <w:rStyle w:val="crayon-h"/>
                <w:rFonts w:ascii="inherit" w:hAnsi="inherit"/>
                <w:color w:val="000000"/>
                <w:sz w:val="21"/>
                <w:szCs w:val="21"/>
                <w:bdr w:val="none" w:sz="0" w:space="0" w:color="auto" w:frame="1"/>
              </w:rPr>
              <w:t xml:space="preserve"> </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day</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private</w:t>
            </w:r>
            <w:r>
              <w:rPr>
                <w:rStyle w:val="crayon-h"/>
                <w:rFonts w:ascii="inherit" w:hAnsi="inherit"/>
                <w:color w:val="000000"/>
                <w:sz w:val="21"/>
                <w:szCs w:val="21"/>
                <w:bdr w:val="none" w:sz="0" w:space="0" w:color="auto" w:frame="1"/>
              </w:rPr>
              <w:t xml:space="preserve"> </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month</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private</w:t>
            </w:r>
            <w:r>
              <w:rPr>
                <w:rStyle w:val="crayon-h"/>
                <w:rFonts w:ascii="inherit" w:hAnsi="inherit"/>
                <w:color w:val="000000"/>
                <w:sz w:val="21"/>
                <w:szCs w:val="21"/>
                <w:bdr w:val="none" w:sz="0" w:space="0" w:color="auto" w:frame="1"/>
              </w:rPr>
              <w:t xml:space="preserve"> </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year</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getDay</w:t>
            </w:r>
            <w:proofErr w:type="spellEnd"/>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t"/>
                <w:rFonts w:ascii="inherit" w:hAnsi="inherit"/>
                <w:color w:val="000000"/>
                <w:sz w:val="21"/>
                <w:szCs w:val="21"/>
                <w:bdr w:val="none" w:sz="0" w:space="0" w:color="auto" w:frame="1"/>
              </w:rPr>
              <w:t>return</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day</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void</w:t>
            </w:r>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setDay</w:t>
            </w:r>
            <w:proofErr w:type="spellEnd"/>
            <w:r>
              <w:rPr>
                <w:rStyle w:val="crayon-sy"/>
                <w:rFonts w:ascii="inherit" w:hAnsi="inherit"/>
                <w:color w:val="000000"/>
                <w:sz w:val="21"/>
                <w:szCs w:val="21"/>
                <w:bdr w:val="none" w:sz="0" w:space="0" w:color="auto" w:frame="1"/>
              </w:rPr>
              <w:t>(</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day</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lastRenderedPageBreak/>
              <w:t>        </w:t>
            </w:r>
            <w:proofErr w:type="spellStart"/>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day</w:t>
            </w:r>
            <w:proofErr w:type="spellEnd"/>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day</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getMonth</w:t>
            </w:r>
            <w:proofErr w:type="spellEnd"/>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t"/>
                <w:rFonts w:ascii="inherit" w:hAnsi="inherit"/>
                <w:color w:val="000000"/>
                <w:sz w:val="21"/>
                <w:szCs w:val="21"/>
                <w:bdr w:val="none" w:sz="0" w:space="0" w:color="auto" w:frame="1"/>
              </w:rPr>
              <w:t>return</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month</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void</w:t>
            </w:r>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setMonth</w:t>
            </w:r>
            <w:proofErr w:type="spellEnd"/>
            <w:r>
              <w:rPr>
                <w:rStyle w:val="crayon-sy"/>
                <w:rFonts w:ascii="inherit" w:hAnsi="inherit"/>
                <w:color w:val="000000"/>
                <w:sz w:val="21"/>
                <w:szCs w:val="21"/>
                <w:bdr w:val="none" w:sz="0" w:space="0" w:color="auto" w:frame="1"/>
              </w:rPr>
              <w:t>(</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month</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roofErr w:type="spellStart"/>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month</w:t>
            </w:r>
            <w:proofErr w:type="spellEnd"/>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month</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getYear</w:t>
            </w:r>
            <w:proofErr w:type="spellEnd"/>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t"/>
                <w:rFonts w:ascii="inherit" w:hAnsi="inherit"/>
                <w:color w:val="000000"/>
                <w:sz w:val="21"/>
                <w:szCs w:val="21"/>
                <w:bdr w:val="none" w:sz="0" w:space="0" w:color="auto" w:frame="1"/>
              </w:rPr>
              <w:t>return</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year</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void</w:t>
            </w:r>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setYear</w:t>
            </w:r>
            <w:proofErr w:type="spellEnd"/>
            <w:r>
              <w:rPr>
                <w:rStyle w:val="crayon-sy"/>
                <w:rFonts w:ascii="inherit" w:hAnsi="inherit"/>
                <w:color w:val="000000"/>
                <w:sz w:val="21"/>
                <w:szCs w:val="21"/>
                <w:bdr w:val="none" w:sz="0" w:space="0" w:color="auto" w:frame="1"/>
              </w:rPr>
              <w:t>(</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year</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roofErr w:type="spellStart"/>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year</w:t>
            </w:r>
            <w:proofErr w:type="spellEnd"/>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year</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sy"/>
                <w:rFonts w:ascii="inherit" w:hAnsi="inherit"/>
                <w:color w:val="000000"/>
                <w:sz w:val="21"/>
                <w:szCs w:val="21"/>
                <w:bdr w:val="none" w:sz="0" w:space="0" w:color="auto" w:frame="1"/>
              </w:rPr>
              <w:t>}</w:t>
            </w:r>
          </w:p>
        </w:tc>
      </w:tr>
    </w:tbl>
    <w:p w:rsidR="002D05F7" w:rsidRDefault="002D05F7" w:rsidP="002D05F7">
      <w:pPr>
        <w:textAlignment w:val="baseline"/>
        <w:rPr>
          <w:ins w:id="32" w:author="Unknown"/>
          <w:rFonts w:ascii="Courier New" w:hAnsi="Courier New" w:cs="Courier New"/>
          <w:color w:val="444444"/>
        </w:rPr>
      </w:pPr>
      <w:ins w:id="33" w:author="Unknown">
        <w:r>
          <w:rPr>
            <w:rStyle w:val="crayon-title"/>
            <w:rFonts w:ascii="inherit" w:hAnsi="inherit"/>
            <w:color w:val="444444"/>
            <w:bdr w:val="none" w:sz="0" w:space="0" w:color="auto" w:frame="1"/>
          </w:rPr>
          <w:lastRenderedPageBreak/>
          <w:t>ImmutableStudent.java</w:t>
        </w:r>
      </w:ins>
    </w:p>
    <w:tbl>
      <w:tblPr>
        <w:tblW w:w="0" w:type="auto"/>
        <w:tblCellSpacing w:w="15" w:type="dxa"/>
        <w:tblInd w:w="-375" w:type="dxa"/>
        <w:tblCellMar>
          <w:top w:w="15" w:type="dxa"/>
          <w:left w:w="15" w:type="dxa"/>
          <w:bottom w:w="15" w:type="dxa"/>
          <w:right w:w="15" w:type="dxa"/>
        </w:tblCellMar>
        <w:tblLook w:val="04A0"/>
      </w:tblPr>
      <w:tblGrid>
        <w:gridCol w:w="285"/>
        <w:gridCol w:w="9206"/>
      </w:tblGrid>
      <w:tr w:rsidR="002D05F7" w:rsidTr="002D05F7">
        <w:trPr>
          <w:tblCellSpacing w:w="15" w:type="dxa"/>
        </w:trPr>
        <w:tc>
          <w:tcPr>
            <w:tcW w:w="0" w:type="auto"/>
            <w:tcBorders>
              <w:top w:val="nil"/>
              <w:left w:val="nil"/>
              <w:bottom w:val="nil"/>
            </w:tcBorders>
            <w:vAlign w:val="center"/>
            <w:hideMark/>
          </w:tcPr>
          <w:p w:rsidR="002D05F7" w:rsidRDefault="002D05F7">
            <w:pPr>
              <w:jc w:val="center"/>
              <w:textAlignment w:val="baseline"/>
              <w:rPr>
                <w:rFonts w:ascii="inherit" w:hAnsi="inherit"/>
                <w:sz w:val="21"/>
                <w:szCs w:val="21"/>
              </w:rPr>
            </w:pPr>
            <w:r>
              <w:rPr>
                <w:rFonts w:ascii="inherit" w:hAnsi="inherit"/>
                <w:sz w:val="21"/>
                <w:szCs w:val="21"/>
              </w:rPr>
              <w:t>1</w:t>
            </w:r>
          </w:p>
          <w:p w:rsidR="002D05F7" w:rsidRDefault="002D05F7">
            <w:pPr>
              <w:jc w:val="center"/>
              <w:textAlignment w:val="baseline"/>
              <w:rPr>
                <w:rFonts w:ascii="inherit" w:hAnsi="inherit"/>
                <w:sz w:val="21"/>
                <w:szCs w:val="21"/>
              </w:rPr>
            </w:pPr>
            <w:r>
              <w:rPr>
                <w:rFonts w:ascii="inherit" w:hAnsi="inherit"/>
                <w:sz w:val="21"/>
                <w:szCs w:val="21"/>
              </w:rPr>
              <w:t>2</w:t>
            </w:r>
          </w:p>
          <w:p w:rsidR="002D05F7" w:rsidRDefault="002D05F7">
            <w:pPr>
              <w:jc w:val="center"/>
              <w:textAlignment w:val="baseline"/>
              <w:rPr>
                <w:rFonts w:ascii="inherit" w:hAnsi="inherit"/>
                <w:sz w:val="21"/>
                <w:szCs w:val="21"/>
              </w:rPr>
            </w:pPr>
            <w:r>
              <w:rPr>
                <w:rFonts w:ascii="inherit" w:hAnsi="inherit"/>
                <w:sz w:val="21"/>
                <w:szCs w:val="21"/>
              </w:rPr>
              <w:t>3</w:t>
            </w:r>
          </w:p>
          <w:p w:rsidR="002D05F7" w:rsidRDefault="002D05F7">
            <w:pPr>
              <w:jc w:val="center"/>
              <w:textAlignment w:val="baseline"/>
              <w:rPr>
                <w:rFonts w:ascii="inherit" w:hAnsi="inherit"/>
                <w:sz w:val="21"/>
                <w:szCs w:val="21"/>
              </w:rPr>
            </w:pPr>
            <w:r>
              <w:rPr>
                <w:rFonts w:ascii="inherit" w:hAnsi="inherit"/>
                <w:sz w:val="21"/>
                <w:szCs w:val="21"/>
              </w:rPr>
              <w:t>4</w:t>
            </w:r>
          </w:p>
          <w:p w:rsidR="002D05F7" w:rsidRDefault="002D05F7">
            <w:pPr>
              <w:jc w:val="center"/>
              <w:textAlignment w:val="baseline"/>
              <w:rPr>
                <w:rFonts w:ascii="inherit" w:hAnsi="inherit"/>
                <w:sz w:val="21"/>
                <w:szCs w:val="21"/>
              </w:rPr>
            </w:pPr>
            <w:r>
              <w:rPr>
                <w:rFonts w:ascii="inherit" w:hAnsi="inherit"/>
                <w:sz w:val="21"/>
                <w:szCs w:val="21"/>
              </w:rPr>
              <w:t>5</w:t>
            </w:r>
          </w:p>
          <w:p w:rsidR="002D05F7" w:rsidRDefault="002D05F7">
            <w:pPr>
              <w:jc w:val="center"/>
              <w:textAlignment w:val="baseline"/>
              <w:rPr>
                <w:rFonts w:ascii="inherit" w:hAnsi="inherit"/>
                <w:sz w:val="21"/>
                <w:szCs w:val="21"/>
              </w:rPr>
            </w:pPr>
            <w:r>
              <w:rPr>
                <w:rFonts w:ascii="inherit" w:hAnsi="inherit"/>
                <w:sz w:val="21"/>
                <w:szCs w:val="21"/>
              </w:rPr>
              <w:t>6</w:t>
            </w:r>
          </w:p>
          <w:p w:rsidR="002D05F7" w:rsidRDefault="002D05F7">
            <w:pPr>
              <w:jc w:val="center"/>
              <w:textAlignment w:val="baseline"/>
              <w:rPr>
                <w:rFonts w:ascii="inherit" w:hAnsi="inherit"/>
                <w:sz w:val="21"/>
                <w:szCs w:val="21"/>
              </w:rPr>
            </w:pPr>
            <w:r>
              <w:rPr>
                <w:rFonts w:ascii="inherit" w:hAnsi="inherit"/>
                <w:sz w:val="21"/>
                <w:szCs w:val="21"/>
              </w:rPr>
              <w:t>7</w:t>
            </w:r>
          </w:p>
          <w:p w:rsidR="002D05F7" w:rsidRDefault="002D05F7">
            <w:pPr>
              <w:jc w:val="center"/>
              <w:textAlignment w:val="baseline"/>
              <w:rPr>
                <w:rFonts w:ascii="inherit" w:hAnsi="inherit"/>
                <w:sz w:val="21"/>
                <w:szCs w:val="21"/>
              </w:rPr>
            </w:pPr>
            <w:r>
              <w:rPr>
                <w:rFonts w:ascii="inherit" w:hAnsi="inherit"/>
                <w:sz w:val="21"/>
                <w:szCs w:val="21"/>
              </w:rPr>
              <w:lastRenderedPageBreak/>
              <w:t>8</w:t>
            </w:r>
          </w:p>
          <w:p w:rsidR="002D05F7" w:rsidRDefault="002D05F7">
            <w:pPr>
              <w:jc w:val="center"/>
              <w:textAlignment w:val="baseline"/>
              <w:rPr>
                <w:rFonts w:ascii="inherit" w:hAnsi="inherit"/>
                <w:sz w:val="21"/>
                <w:szCs w:val="21"/>
              </w:rPr>
            </w:pPr>
            <w:r>
              <w:rPr>
                <w:rFonts w:ascii="inherit" w:hAnsi="inherit"/>
                <w:sz w:val="21"/>
                <w:szCs w:val="21"/>
              </w:rPr>
              <w:t>9</w:t>
            </w:r>
          </w:p>
          <w:p w:rsidR="002D05F7" w:rsidRDefault="002D05F7">
            <w:pPr>
              <w:jc w:val="center"/>
              <w:textAlignment w:val="baseline"/>
              <w:rPr>
                <w:rFonts w:ascii="inherit" w:hAnsi="inherit"/>
                <w:sz w:val="21"/>
                <w:szCs w:val="21"/>
              </w:rPr>
            </w:pPr>
            <w:r>
              <w:rPr>
                <w:rFonts w:ascii="inherit" w:hAnsi="inherit"/>
                <w:sz w:val="21"/>
                <w:szCs w:val="21"/>
              </w:rPr>
              <w:t>10</w:t>
            </w:r>
          </w:p>
          <w:p w:rsidR="002D05F7" w:rsidRDefault="002D05F7">
            <w:pPr>
              <w:jc w:val="center"/>
              <w:textAlignment w:val="baseline"/>
              <w:rPr>
                <w:rFonts w:ascii="inherit" w:hAnsi="inherit"/>
                <w:sz w:val="21"/>
                <w:szCs w:val="21"/>
              </w:rPr>
            </w:pPr>
            <w:r>
              <w:rPr>
                <w:rFonts w:ascii="inherit" w:hAnsi="inherit"/>
                <w:sz w:val="21"/>
                <w:szCs w:val="21"/>
              </w:rPr>
              <w:t>11</w:t>
            </w:r>
          </w:p>
          <w:p w:rsidR="002D05F7" w:rsidRDefault="002D05F7">
            <w:pPr>
              <w:jc w:val="center"/>
              <w:textAlignment w:val="baseline"/>
              <w:rPr>
                <w:rFonts w:ascii="inherit" w:hAnsi="inherit"/>
                <w:sz w:val="21"/>
                <w:szCs w:val="21"/>
              </w:rPr>
            </w:pPr>
            <w:r>
              <w:rPr>
                <w:rFonts w:ascii="inherit" w:hAnsi="inherit"/>
                <w:sz w:val="21"/>
                <w:szCs w:val="21"/>
              </w:rPr>
              <w:t>12</w:t>
            </w:r>
          </w:p>
          <w:p w:rsidR="002D05F7" w:rsidRDefault="002D05F7">
            <w:pPr>
              <w:jc w:val="center"/>
              <w:textAlignment w:val="baseline"/>
              <w:rPr>
                <w:rFonts w:ascii="inherit" w:hAnsi="inherit"/>
                <w:sz w:val="21"/>
                <w:szCs w:val="21"/>
              </w:rPr>
            </w:pPr>
            <w:r>
              <w:rPr>
                <w:rFonts w:ascii="inherit" w:hAnsi="inherit"/>
                <w:sz w:val="21"/>
                <w:szCs w:val="21"/>
              </w:rPr>
              <w:t>13</w:t>
            </w:r>
          </w:p>
          <w:p w:rsidR="002D05F7" w:rsidRDefault="002D05F7">
            <w:pPr>
              <w:jc w:val="center"/>
              <w:textAlignment w:val="baseline"/>
              <w:rPr>
                <w:rFonts w:ascii="inherit" w:hAnsi="inherit"/>
                <w:sz w:val="21"/>
                <w:szCs w:val="21"/>
              </w:rPr>
            </w:pPr>
            <w:r>
              <w:rPr>
                <w:rFonts w:ascii="inherit" w:hAnsi="inherit"/>
                <w:sz w:val="21"/>
                <w:szCs w:val="21"/>
              </w:rPr>
              <w:t>14</w:t>
            </w:r>
          </w:p>
          <w:p w:rsidR="002D05F7" w:rsidRDefault="002D05F7">
            <w:pPr>
              <w:jc w:val="center"/>
              <w:textAlignment w:val="baseline"/>
              <w:rPr>
                <w:rFonts w:ascii="inherit" w:hAnsi="inherit"/>
                <w:sz w:val="21"/>
                <w:szCs w:val="21"/>
              </w:rPr>
            </w:pPr>
            <w:r>
              <w:rPr>
                <w:rFonts w:ascii="inherit" w:hAnsi="inherit"/>
                <w:sz w:val="21"/>
                <w:szCs w:val="21"/>
              </w:rPr>
              <w:t>15</w:t>
            </w:r>
          </w:p>
          <w:p w:rsidR="002D05F7" w:rsidRDefault="002D05F7">
            <w:pPr>
              <w:jc w:val="center"/>
              <w:textAlignment w:val="baseline"/>
              <w:rPr>
                <w:rFonts w:ascii="inherit" w:hAnsi="inherit"/>
                <w:sz w:val="21"/>
                <w:szCs w:val="21"/>
              </w:rPr>
            </w:pPr>
            <w:r>
              <w:rPr>
                <w:rFonts w:ascii="inherit" w:hAnsi="inherit"/>
                <w:sz w:val="21"/>
                <w:szCs w:val="21"/>
              </w:rPr>
              <w:t>16</w:t>
            </w:r>
          </w:p>
          <w:p w:rsidR="002D05F7" w:rsidRDefault="002D05F7">
            <w:pPr>
              <w:jc w:val="center"/>
              <w:textAlignment w:val="baseline"/>
              <w:rPr>
                <w:rFonts w:ascii="inherit" w:hAnsi="inherit"/>
                <w:sz w:val="21"/>
                <w:szCs w:val="21"/>
              </w:rPr>
            </w:pPr>
            <w:r>
              <w:rPr>
                <w:rFonts w:ascii="inherit" w:hAnsi="inherit"/>
                <w:sz w:val="21"/>
                <w:szCs w:val="21"/>
              </w:rPr>
              <w:t>17</w:t>
            </w:r>
          </w:p>
          <w:p w:rsidR="002D05F7" w:rsidRDefault="002D05F7">
            <w:pPr>
              <w:jc w:val="center"/>
              <w:textAlignment w:val="baseline"/>
              <w:rPr>
                <w:rFonts w:ascii="inherit" w:hAnsi="inherit"/>
                <w:sz w:val="21"/>
                <w:szCs w:val="21"/>
              </w:rPr>
            </w:pPr>
            <w:r>
              <w:rPr>
                <w:rFonts w:ascii="inherit" w:hAnsi="inherit"/>
                <w:sz w:val="21"/>
                <w:szCs w:val="21"/>
              </w:rPr>
              <w:t>18</w:t>
            </w:r>
          </w:p>
          <w:p w:rsidR="002D05F7" w:rsidRDefault="002D05F7">
            <w:pPr>
              <w:jc w:val="center"/>
              <w:textAlignment w:val="baseline"/>
              <w:rPr>
                <w:rFonts w:ascii="inherit" w:hAnsi="inherit"/>
                <w:sz w:val="21"/>
                <w:szCs w:val="21"/>
              </w:rPr>
            </w:pPr>
            <w:r>
              <w:rPr>
                <w:rFonts w:ascii="inherit" w:hAnsi="inherit"/>
                <w:sz w:val="21"/>
                <w:szCs w:val="21"/>
              </w:rPr>
              <w:t>19</w:t>
            </w:r>
          </w:p>
          <w:p w:rsidR="002D05F7" w:rsidRDefault="002D05F7">
            <w:pPr>
              <w:jc w:val="center"/>
              <w:textAlignment w:val="baseline"/>
              <w:rPr>
                <w:rFonts w:ascii="inherit" w:hAnsi="inherit"/>
                <w:sz w:val="21"/>
                <w:szCs w:val="21"/>
              </w:rPr>
            </w:pPr>
            <w:r>
              <w:rPr>
                <w:rFonts w:ascii="inherit" w:hAnsi="inherit"/>
                <w:sz w:val="21"/>
                <w:szCs w:val="21"/>
              </w:rPr>
              <w:t>20</w:t>
            </w:r>
          </w:p>
          <w:p w:rsidR="002D05F7" w:rsidRDefault="002D05F7">
            <w:pPr>
              <w:jc w:val="center"/>
              <w:textAlignment w:val="baseline"/>
              <w:rPr>
                <w:rFonts w:ascii="inherit" w:hAnsi="inherit"/>
                <w:sz w:val="21"/>
                <w:szCs w:val="21"/>
              </w:rPr>
            </w:pPr>
            <w:r>
              <w:rPr>
                <w:rFonts w:ascii="inherit" w:hAnsi="inherit"/>
                <w:sz w:val="21"/>
                <w:szCs w:val="21"/>
              </w:rPr>
              <w:t>21</w:t>
            </w:r>
          </w:p>
          <w:p w:rsidR="002D05F7" w:rsidRDefault="002D05F7">
            <w:pPr>
              <w:jc w:val="center"/>
              <w:textAlignment w:val="baseline"/>
              <w:rPr>
                <w:rFonts w:ascii="inherit" w:hAnsi="inherit"/>
                <w:sz w:val="21"/>
                <w:szCs w:val="21"/>
              </w:rPr>
            </w:pPr>
            <w:r>
              <w:rPr>
                <w:rFonts w:ascii="inherit" w:hAnsi="inherit"/>
                <w:sz w:val="21"/>
                <w:szCs w:val="21"/>
              </w:rPr>
              <w:t>22</w:t>
            </w:r>
          </w:p>
          <w:p w:rsidR="002D05F7" w:rsidRDefault="002D05F7">
            <w:pPr>
              <w:jc w:val="center"/>
              <w:textAlignment w:val="baseline"/>
              <w:rPr>
                <w:rFonts w:ascii="inherit" w:hAnsi="inherit"/>
                <w:sz w:val="21"/>
                <w:szCs w:val="21"/>
              </w:rPr>
            </w:pPr>
            <w:r>
              <w:rPr>
                <w:rFonts w:ascii="inherit" w:hAnsi="inherit"/>
                <w:sz w:val="21"/>
                <w:szCs w:val="21"/>
              </w:rPr>
              <w:t>23</w:t>
            </w:r>
          </w:p>
          <w:p w:rsidR="002D05F7" w:rsidRDefault="002D05F7">
            <w:pPr>
              <w:jc w:val="center"/>
              <w:textAlignment w:val="baseline"/>
              <w:rPr>
                <w:rFonts w:ascii="inherit" w:hAnsi="inherit"/>
                <w:sz w:val="21"/>
                <w:szCs w:val="21"/>
              </w:rPr>
            </w:pPr>
            <w:r>
              <w:rPr>
                <w:rFonts w:ascii="inherit" w:hAnsi="inherit"/>
                <w:sz w:val="21"/>
                <w:szCs w:val="21"/>
              </w:rPr>
              <w:t>24</w:t>
            </w:r>
          </w:p>
          <w:p w:rsidR="002D05F7" w:rsidRDefault="002D05F7">
            <w:pPr>
              <w:jc w:val="center"/>
              <w:textAlignment w:val="baseline"/>
              <w:rPr>
                <w:rFonts w:ascii="inherit" w:hAnsi="inherit"/>
                <w:sz w:val="21"/>
                <w:szCs w:val="21"/>
              </w:rPr>
            </w:pPr>
            <w:r>
              <w:rPr>
                <w:rFonts w:ascii="inherit" w:hAnsi="inherit"/>
                <w:sz w:val="21"/>
                <w:szCs w:val="21"/>
              </w:rPr>
              <w:t>25</w:t>
            </w:r>
          </w:p>
          <w:p w:rsidR="002D05F7" w:rsidRDefault="002D05F7">
            <w:pPr>
              <w:jc w:val="center"/>
              <w:textAlignment w:val="baseline"/>
              <w:rPr>
                <w:rFonts w:ascii="inherit" w:hAnsi="inherit"/>
                <w:sz w:val="21"/>
                <w:szCs w:val="21"/>
              </w:rPr>
            </w:pPr>
            <w:r>
              <w:rPr>
                <w:rFonts w:ascii="inherit" w:hAnsi="inherit"/>
                <w:sz w:val="21"/>
                <w:szCs w:val="21"/>
              </w:rPr>
              <w:t>26</w:t>
            </w:r>
          </w:p>
        </w:tc>
        <w:tc>
          <w:tcPr>
            <w:tcW w:w="13605" w:type="dxa"/>
            <w:tcBorders>
              <w:top w:val="nil"/>
              <w:left w:val="nil"/>
              <w:bottom w:val="nil"/>
              <w:right w:val="nil"/>
            </w:tcBorders>
            <w:vAlign w:val="center"/>
            <w:hideMark/>
          </w:tcPr>
          <w:p w:rsidR="002D05F7" w:rsidRDefault="002D05F7">
            <w:pPr>
              <w:wordWrap w:val="0"/>
              <w:textAlignment w:val="baseline"/>
              <w:rPr>
                <w:rFonts w:ascii="inherit" w:hAnsi="inherit"/>
                <w:color w:val="000000"/>
                <w:sz w:val="21"/>
                <w:szCs w:val="21"/>
              </w:rPr>
            </w:pPr>
            <w:r>
              <w:rPr>
                <w:rStyle w:val="crayon-t"/>
                <w:rFonts w:ascii="inherit" w:hAnsi="inherit"/>
                <w:color w:val="000000"/>
                <w:sz w:val="21"/>
                <w:szCs w:val="21"/>
                <w:bdr w:val="none" w:sz="0" w:space="0" w:color="auto" w:frame="1"/>
              </w:rPr>
              <w:lastRenderedPageBreak/>
              <w:t>package</w:t>
            </w:r>
            <w:r>
              <w:rPr>
                <w:rStyle w:val="crayon-h"/>
                <w:rFonts w:ascii="inherit" w:hAnsi="inherit"/>
                <w:color w:val="000000"/>
                <w:sz w:val="21"/>
                <w:szCs w:val="21"/>
                <w:bdr w:val="none" w:sz="0" w:space="0" w:color="auto" w:frame="1"/>
              </w:rPr>
              <w:t xml:space="preserve"> </w:t>
            </w:r>
            <w:proofErr w:type="spellStart"/>
            <w:r>
              <w:rPr>
                <w:rStyle w:val="crayon-v"/>
                <w:rFonts w:ascii="inherit" w:hAnsi="inherit"/>
                <w:color w:val="000000"/>
                <w:sz w:val="21"/>
                <w:szCs w:val="21"/>
                <w:bdr w:val="none" w:sz="0" w:space="0" w:color="auto" w:frame="1"/>
              </w:rPr>
              <w:t>com</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programmer</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gate</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beans</w:t>
            </w:r>
            <w:proofErr w:type="spellEnd"/>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m"/>
                <w:rFonts w:ascii="inherit" w:hAnsi="inherit"/>
                <w:color w:val="000000"/>
                <w:sz w:val="21"/>
                <w:szCs w:val="21"/>
                <w:bdr w:val="none" w:sz="0" w:space="0" w:color="auto" w:frame="1"/>
              </w:rPr>
              <w:t>final</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class</w:t>
            </w:r>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ImmutableStudent</w:t>
            </w:r>
            <w:proofErr w:type="spellEnd"/>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private</w:t>
            </w:r>
            <w:r>
              <w:rPr>
                <w:rStyle w:val="crayon-h"/>
                <w:rFonts w:ascii="inherit" w:hAnsi="inherit"/>
                <w:color w:val="000000"/>
                <w:sz w:val="21"/>
                <w:szCs w:val="21"/>
                <w:bdr w:val="none" w:sz="0" w:space="0" w:color="auto" w:frame="1"/>
              </w:rPr>
              <w:t xml:space="preserve"> </w:t>
            </w:r>
            <w:r>
              <w:rPr>
                <w:rStyle w:val="crayon-m"/>
                <w:rFonts w:ascii="inherit" w:hAnsi="inherit"/>
                <w:color w:val="000000"/>
                <w:sz w:val="21"/>
                <w:szCs w:val="21"/>
                <w:bdr w:val="none" w:sz="0" w:space="0" w:color="auto" w:frame="1"/>
              </w:rPr>
              <w:t>final</w:t>
            </w:r>
            <w:r>
              <w:rPr>
                <w:rStyle w:val="crayon-h"/>
                <w:rFonts w:ascii="inherit" w:hAnsi="inherit"/>
                <w:color w:val="000000"/>
                <w:sz w:val="21"/>
                <w:szCs w:val="21"/>
                <w:bdr w:val="none" w:sz="0" w:space="0" w:color="auto" w:frame="1"/>
              </w:rPr>
              <w:t xml:space="preserve"> </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id</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private</w:t>
            </w:r>
            <w:r>
              <w:rPr>
                <w:rStyle w:val="crayon-h"/>
                <w:rFonts w:ascii="inherit" w:hAnsi="inherit"/>
                <w:color w:val="000000"/>
                <w:sz w:val="21"/>
                <w:szCs w:val="21"/>
                <w:bdr w:val="none" w:sz="0" w:space="0" w:color="auto" w:frame="1"/>
              </w:rPr>
              <w:t xml:space="preserve"> </w:t>
            </w:r>
            <w:r>
              <w:rPr>
                <w:rStyle w:val="crayon-m"/>
                <w:rFonts w:ascii="inherit" w:hAnsi="inherit"/>
                <w:color w:val="000000"/>
                <w:sz w:val="21"/>
                <w:szCs w:val="21"/>
                <w:bdr w:val="none" w:sz="0" w:space="0" w:color="auto" w:frame="1"/>
              </w:rPr>
              <w:t>final</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String</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name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private</w:t>
            </w:r>
            <w:r>
              <w:rPr>
                <w:rStyle w:val="crayon-h"/>
                <w:rFonts w:ascii="inherit" w:hAnsi="inherit"/>
                <w:color w:val="000000"/>
                <w:sz w:val="21"/>
                <w:szCs w:val="21"/>
                <w:bdr w:val="none" w:sz="0" w:space="0" w:color="auto" w:frame="1"/>
              </w:rPr>
              <w:t xml:space="preserve"> </w:t>
            </w:r>
            <w:r>
              <w:rPr>
                <w:rStyle w:val="crayon-m"/>
                <w:rFonts w:ascii="inherit" w:hAnsi="inherit"/>
                <w:color w:val="000000"/>
                <w:sz w:val="21"/>
                <w:szCs w:val="21"/>
                <w:bdr w:val="none" w:sz="0" w:space="0" w:color="auto" w:frame="1"/>
              </w:rPr>
              <w:t>final</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 xml:space="preserve">Age </w:t>
            </w:r>
            <w:proofErr w:type="spellStart"/>
            <w:r>
              <w:rPr>
                <w:rStyle w:val="crayon-v"/>
                <w:rFonts w:ascii="inherit" w:hAnsi="inherit"/>
                <w:color w:val="000000"/>
                <w:sz w:val="21"/>
                <w:szCs w:val="21"/>
                <w:bdr w:val="none" w:sz="0" w:space="0" w:color="auto" w:frame="1"/>
              </w:rPr>
              <w:t>age</w:t>
            </w:r>
            <w:proofErr w:type="spellEnd"/>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lastRenderedPageBreak/>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ImmutableStudent</w:t>
            </w:r>
            <w:proofErr w:type="spellEnd"/>
            <w:r>
              <w:rPr>
                <w:rStyle w:val="crayon-sy"/>
                <w:rFonts w:ascii="inherit" w:hAnsi="inherit"/>
                <w:color w:val="000000"/>
                <w:sz w:val="21"/>
                <w:szCs w:val="21"/>
                <w:bdr w:val="none" w:sz="0" w:space="0" w:color="auto" w:frame="1"/>
              </w:rPr>
              <w:t>(</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id</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String</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name</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 xml:space="preserve">Age </w:t>
            </w:r>
            <w:proofErr w:type="spellStart"/>
            <w:r>
              <w:rPr>
                <w:rStyle w:val="crayon-v"/>
                <w:rFonts w:ascii="inherit" w:hAnsi="inherit"/>
                <w:color w:val="000000"/>
                <w:sz w:val="21"/>
                <w:szCs w:val="21"/>
                <w:bdr w:val="none" w:sz="0" w:space="0" w:color="auto" w:frame="1"/>
              </w:rPr>
              <w:t>age</w:t>
            </w:r>
            <w:proofErr w:type="spellEnd"/>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name</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name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id</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id</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roofErr w:type="spellStart"/>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age</w:t>
            </w:r>
            <w:proofErr w:type="spellEnd"/>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getId</w:t>
            </w:r>
            <w:proofErr w:type="spellEnd"/>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t"/>
                <w:rFonts w:ascii="inherit" w:hAnsi="inherit"/>
                <w:color w:val="000000"/>
                <w:sz w:val="21"/>
                <w:szCs w:val="21"/>
                <w:bdr w:val="none" w:sz="0" w:space="0" w:color="auto" w:frame="1"/>
              </w:rPr>
              <w:t>return</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id</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String</w:t>
            </w:r>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getName</w:t>
            </w:r>
            <w:proofErr w:type="spellEnd"/>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t"/>
                <w:rFonts w:ascii="inherit" w:hAnsi="inherit"/>
                <w:color w:val="000000"/>
                <w:sz w:val="21"/>
                <w:szCs w:val="21"/>
                <w:bdr w:val="none" w:sz="0" w:space="0" w:color="auto" w:frame="1"/>
              </w:rPr>
              <w:t>return</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name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 xml:space="preserve">Age </w:t>
            </w:r>
            <w:proofErr w:type="spellStart"/>
            <w:r>
              <w:rPr>
                <w:rStyle w:val="crayon-e"/>
                <w:rFonts w:ascii="inherit" w:hAnsi="inherit"/>
                <w:color w:val="000000"/>
                <w:sz w:val="21"/>
                <w:szCs w:val="21"/>
                <w:bdr w:val="none" w:sz="0" w:space="0" w:color="auto" w:frame="1"/>
              </w:rPr>
              <w:t>getAge</w:t>
            </w:r>
            <w:proofErr w:type="spellEnd"/>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t"/>
                <w:rFonts w:ascii="inherit" w:hAnsi="inherit"/>
                <w:color w:val="000000"/>
                <w:sz w:val="21"/>
                <w:szCs w:val="21"/>
                <w:bdr w:val="none" w:sz="0" w:space="0" w:color="auto" w:frame="1"/>
              </w:rPr>
              <w:t>return</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sy"/>
                <w:rFonts w:ascii="inherit" w:hAnsi="inherit"/>
                <w:color w:val="000000"/>
                <w:sz w:val="21"/>
                <w:szCs w:val="21"/>
                <w:bdr w:val="none" w:sz="0" w:space="0" w:color="auto" w:frame="1"/>
              </w:rPr>
              <w:t>}</w:t>
            </w:r>
          </w:p>
        </w:tc>
      </w:tr>
    </w:tbl>
    <w:p w:rsidR="002D05F7" w:rsidRDefault="002D05F7" w:rsidP="002D05F7">
      <w:pPr>
        <w:pStyle w:val="NormalWeb"/>
        <w:shd w:val="clear" w:color="auto" w:fill="FFFFFF"/>
        <w:spacing w:before="0" w:beforeAutospacing="0" w:after="0" w:afterAutospacing="0"/>
        <w:textAlignment w:val="baseline"/>
        <w:rPr>
          <w:ins w:id="34" w:author="Unknown"/>
          <w:rFonts w:ascii="Helvetica" w:hAnsi="Helvetica" w:cs="Helvetica"/>
          <w:color w:val="444444"/>
          <w:sz w:val="27"/>
          <w:szCs w:val="27"/>
        </w:rPr>
      </w:pPr>
      <w:ins w:id="35" w:author="Unknown">
        <w:r>
          <w:rPr>
            <w:rFonts w:ascii="Helvetica" w:hAnsi="Helvetica" w:cs="Helvetica"/>
            <w:color w:val="444444"/>
            <w:sz w:val="27"/>
            <w:szCs w:val="27"/>
          </w:rPr>
          <w:lastRenderedPageBreak/>
          <w:t>So, we added a new mutable field of type </w:t>
        </w:r>
        <w:r>
          <w:rPr>
            <w:rStyle w:val="Emphasis"/>
            <w:rFonts w:ascii="inherit" w:hAnsi="inherit" w:cs="Helvetica"/>
            <w:b/>
            <w:bCs/>
            <w:color w:val="444444"/>
            <w:sz w:val="27"/>
            <w:szCs w:val="27"/>
            <w:bdr w:val="none" w:sz="0" w:space="0" w:color="auto" w:frame="1"/>
          </w:rPr>
          <w:t>Age</w:t>
        </w:r>
        <w:r>
          <w:rPr>
            <w:rFonts w:ascii="Helvetica" w:hAnsi="Helvetica" w:cs="Helvetica"/>
            <w:color w:val="444444"/>
            <w:sz w:val="27"/>
            <w:szCs w:val="27"/>
          </w:rPr>
          <w:t> to our immutable class and assign it as normal inside the constructor.</w:t>
        </w:r>
      </w:ins>
    </w:p>
    <w:p w:rsidR="002D05F7" w:rsidRDefault="002D05F7" w:rsidP="002D05F7">
      <w:pPr>
        <w:pStyle w:val="NormalWeb"/>
        <w:shd w:val="clear" w:color="auto" w:fill="FFFFFF"/>
        <w:spacing w:before="0" w:beforeAutospacing="0" w:after="0" w:afterAutospacing="0"/>
        <w:textAlignment w:val="baseline"/>
        <w:rPr>
          <w:ins w:id="36" w:author="Unknown"/>
          <w:rFonts w:ascii="Helvetica" w:hAnsi="Helvetica" w:cs="Helvetica"/>
          <w:color w:val="444444"/>
          <w:sz w:val="27"/>
          <w:szCs w:val="27"/>
        </w:rPr>
      </w:pPr>
      <w:ins w:id="37" w:author="Unknown">
        <w:r>
          <w:rPr>
            <w:rFonts w:ascii="Helvetica" w:hAnsi="Helvetica" w:cs="Helvetica"/>
            <w:color w:val="444444"/>
            <w:sz w:val="27"/>
            <w:szCs w:val="27"/>
          </w:rPr>
          <w:t>Let’s create a simple test class and verify that </w:t>
        </w:r>
        <w:proofErr w:type="spellStart"/>
        <w:r>
          <w:rPr>
            <w:rStyle w:val="Emphasis"/>
            <w:rFonts w:ascii="inherit" w:hAnsi="inherit" w:cs="Helvetica"/>
            <w:b/>
            <w:bCs/>
            <w:color w:val="444444"/>
            <w:sz w:val="27"/>
            <w:szCs w:val="27"/>
            <w:bdr w:val="none" w:sz="0" w:space="0" w:color="auto" w:frame="1"/>
          </w:rPr>
          <w:t>ImmutableStudent</w:t>
        </w:r>
        <w:proofErr w:type="spellEnd"/>
        <w:r>
          <w:rPr>
            <w:rFonts w:ascii="Helvetica" w:hAnsi="Helvetica" w:cs="Helvetica"/>
            <w:color w:val="444444"/>
            <w:sz w:val="27"/>
            <w:szCs w:val="27"/>
          </w:rPr>
          <w:t> is no more immutable:</w:t>
        </w:r>
      </w:ins>
    </w:p>
    <w:tbl>
      <w:tblPr>
        <w:tblW w:w="0" w:type="auto"/>
        <w:tblCellSpacing w:w="15" w:type="dxa"/>
        <w:tblInd w:w="-375" w:type="dxa"/>
        <w:tblCellMar>
          <w:top w:w="15" w:type="dxa"/>
          <w:left w:w="15" w:type="dxa"/>
          <w:bottom w:w="15" w:type="dxa"/>
          <w:right w:w="15" w:type="dxa"/>
        </w:tblCellMar>
        <w:tblLook w:val="04A0"/>
      </w:tblPr>
      <w:tblGrid>
        <w:gridCol w:w="285"/>
        <w:gridCol w:w="9206"/>
      </w:tblGrid>
      <w:tr w:rsidR="002D05F7" w:rsidTr="002D05F7">
        <w:trPr>
          <w:tblCellSpacing w:w="15" w:type="dxa"/>
        </w:trPr>
        <w:tc>
          <w:tcPr>
            <w:tcW w:w="0" w:type="auto"/>
            <w:tcBorders>
              <w:top w:val="nil"/>
              <w:left w:val="nil"/>
              <w:bottom w:val="nil"/>
            </w:tcBorders>
            <w:shd w:val="clear" w:color="auto" w:fill="auto"/>
            <w:vAlign w:val="center"/>
            <w:hideMark/>
          </w:tcPr>
          <w:p w:rsidR="002D05F7" w:rsidRDefault="002D05F7">
            <w:pPr>
              <w:jc w:val="center"/>
              <w:textAlignment w:val="baseline"/>
              <w:rPr>
                <w:rFonts w:ascii="inherit" w:hAnsi="inherit"/>
                <w:sz w:val="21"/>
                <w:szCs w:val="21"/>
              </w:rPr>
            </w:pPr>
            <w:r>
              <w:rPr>
                <w:rFonts w:ascii="inherit" w:hAnsi="inherit"/>
                <w:sz w:val="21"/>
                <w:szCs w:val="21"/>
              </w:rPr>
              <w:t>1</w:t>
            </w:r>
          </w:p>
          <w:p w:rsidR="002D05F7" w:rsidRDefault="002D05F7">
            <w:pPr>
              <w:jc w:val="center"/>
              <w:textAlignment w:val="baseline"/>
              <w:rPr>
                <w:rFonts w:ascii="inherit" w:hAnsi="inherit"/>
                <w:sz w:val="21"/>
                <w:szCs w:val="21"/>
              </w:rPr>
            </w:pPr>
            <w:r>
              <w:rPr>
                <w:rFonts w:ascii="inherit" w:hAnsi="inherit"/>
                <w:sz w:val="21"/>
                <w:szCs w:val="21"/>
              </w:rPr>
              <w:t>2</w:t>
            </w:r>
          </w:p>
          <w:p w:rsidR="002D05F7" w:rsidRDefault="002D05F7">
            <w:pPr>
              <w:jc w:val="center"/>
              <w:textAlignment w:val="baseline"/>
              <w:rPr>
                <w:rFonts w:ascii="inherit" w:hAnsi="inherit"/>
                <w:sz w:val="21"/>
                <w:szCs w:val="21"/>
              </w:rPr>
            </w:pPr>
            <w:r>
              <w:rPr>
                <w:rFonts w:ascii="inherit" w:hAnsi="inherit"/>
                <w:sz w:val="21"/>
                <w:szCs w:val="21"/>
              </w:rPr>
              <w:t>3</w:t>
            </w:r>
          </w:p>
          <w:p w:rsidR="002D05F7" w:rsidRDefault="002D05F7">
            <w:pPr>
              <w:jc w:val="center"/>
              <w:textAlignment w:val="baseline"/>
              <w:rPr>
                <w:rFonts w:ascii="inherit" w:hAnsi="inherit"/>
                <w:sz w:val="21"/>
                <w:szCs w:val="21"/>
              </w:rPr>
            </w:pPr>
            <w:r>
              <w:rPr>
                <w:rFonts w:ascii="inherit" w:hAnsi="inherit"/>
                <w:sz w:val="21"/>
                <w:szCs w:val="21"/>
              </w:rPr>
              <w:t>4</w:t>
            </w:r>
          </w:p>
          <w:p w:rsidR="002D05F7" w:rsidRDefault="002D05F7">
            <w:pPr>
              <w:jc w:val="center"/>
              <w:textAlignment w:val="baseline"/>
              <w:rPr>
                <w:rFonts w:ascii="inherit" w:hAnsi="inherit"/>
                <w:sz w:val="21"/>
                <w:szCs w:val="21"/>
              </w:rPr>
            </w:pPr>
            <w:r>
              <w:rPr>
                <w:rFonts w:ascii="inherit" w:hAnsi="inherit"/>
                <w:sz w:val="21"/>
                <w:szCs w:val="21"/>
              </w:rPr>
              <w:t>5</w:t>
            </w:r>
          </w:p>
          <w:p w:rsidR="002D05F7" w:rsidRDefault="002D05F7">
            <w:pPr>
              <w:jc w:val="center"/>
              <w:textAlignment w:val="baseline"/>
              <w:rPr>
                <w:rFonts w:ascii="inherit" w:hAnsi="inherit"/>
                <w:sz w:val="21"/>
                <w:szCs w:val="21"/>
              </w:rPr>
            </w:pPr>
            <w:r>
              <w:rPr>
                <w:rFonts w:ascii="inherit" w:hAnsi="inherit"/>
                <w:sz w:val="21"/>
                <w:szCs w:val="21"/>
              </w:rPr>
              <w:t>6</w:t>
            </w:r>
          </w:p>
          <w:p w:rsidR="002D05F7" w:rsidRDefault="002D05F7">
            <w:pPr>
              <w:jc w:val="center"/>
              <w:textAlignment w:val="baseline"/>
              <w:rPr>
                <w:rFonts w:ascii="inherit" w:hAnsi="inherit"/>
                <w:sz w:val="21"/>
                <w:szCs w:val="21"/>
              </w:rPr>
            </w:pPr>
            <w:r>
              <w:rPr>
                <w:rFonts w:ascii="inherit" w:hAnsi="inherit"/>
                <w:sz w:val="21"/>
                <w:szCs w:val="21"/>
              </w:rPr>
              <w:t>7</w:t>
            </w:r>
          </w:p>
          <w:p w:rsidR="002D05F7" w:rsidRDefault="002D05F7">
            <w:pPr>
              <w:jc w:val="center"/>
              <w:textAlignment w:val="baseline"/>
              <w:rPr>
                <w:rFonts w:ascii="inherit" w:hAnsi="inherit"/>
                <w:sz w:val="21"/>
                <w:szCs w:val="21"/>
              </w:rPr>
            </w:pPr>
            <w:r>
              <w:rPr>
                <w:rFonts w:ascii="inherit" w:hAnsi="inherit"/>
                <w:sz w:val="21"/>
                <w:szCs w:val="21"/>
              </w:rPr>
              <w:lastRenderedPageBreak/>
              <w:t>8</w:t>
            </w:r>
          </w:p>
          <w:p w:rsidR="002D05F7" w:rsidRDefault="002D05F7">
            <w:pPr>
              <w:jc w:val="center"/>
              <w:textAlignment w:val="baseline"/>
              <w:rPr>
                <w:rFonts w:ascii="inherit" w:hAnsi="inherit"/>
                <w:sz w:val="21"/>
                <w:szCs w:val="21"/>
              </w:rPr>
            </w:pPr>
            <w:r>
              <w:rPr>
                <w:rFonts w:ascii="inherit" w:hAnsi="inherit"/>
                <w:sz w:val="21"/>
                <w:szCs w:val="21"/>
              </w:rPr>
              <w:t>9</w:t>
            </w:r>
          </w:p>
          <w:p w:rsidR="002D05F7" w:rsidRDefault="002D05F7">
            <w:pPr>
              <w:jc w:val="center"/>
              <w:textAlignment w:val="baseline"/>
              <w:rPr>
                <w:rFonts w:ascii="inherit" w:hAnsi="inherit"/>
                <w:sz w:val="21"/>
                <w:szCs w:val="21"/>
              </w:rPr>
            </w:pPr>
            <w:r>
              <w:rPr>
                <w:rFonts w:ascii="inherit" w:hAnsi="inherit"/>
                <w:sz w:val="21"/>
                <w:szCs w:val="21"/>
              </w:rPr>
              <w:t>10</w:t>
            </w:r>
          </w:p>
          <w:p w:rsidR="002D05F7" w:rsidRDefault="002D05F7">
            <w:pPr>
              <w:jc w:val="center"/>
              <w:textAlignment w:val="baseline"/>
              <w:rPr>
                <w:rFonts w:ascii="inherit" w:hAnsi="inherit"/>
                <w:sz w:val="21"/>
                <w:szCs w:val="21"/>
              </w:rPr>
            </w:pPr>
            <w:r>
              <w:rPr>
                <w:rFonts w:ascii="inherit" w:hAnsi="inherit"/>
                <w:sz w:val="21"/>
                <w:szCs w:val="21"/>
              </w:rPr>
              <w:t>11</w:t>
            </w:r>
          </w:p>
          <w:p w:rsidR="002D05F7" w:rsidRDefault="002D05F7">
            <w:pPr>
              <w:jc w:val="center"/>
              <w:textAlignment w:val="baseline"/>
              <w:rPr>
                <w:rFonts w:ascii="inherit" w:hAnsi="inherit"/>
                <w:sz w:val="21"/>
                <w:szCs w:val="21"/>
              </w:rPr>
            </w:pPr>
            <w:r>
              <w:rPr>
                <w:rFonts w:ascii="inherit" w:hAnsi="inherit"/>
                <w:sz w:val="21"/>
                <w:szCs w:val="21"/>
              </w:rPr>
              <w:t>12</w:t>
            </w:r>
          </w:p>
        </w:tc>
        <w:tc>
          <w:tcPr>
            <w:tcW w:w="13605" w:type="dxa"/>
            <w:tcBorders>
              <w:top w:val="nil"/>
              <w:left w:val="nil"/>
              <w:bottom w:val="nil"/>
              <w:right w:val="nil"/>
            </w:tcBorders>
            <w:shd w:val="clear" w:color="auto" w:fill="auto"/>
            <w:vAlign w:val="center"/>
            <w:hideMark/>
          </w:tcPr>
          <w:p w:rsidR="002D05F7" w:rsidRDefault="002D05F7">
            <w:pPr>
              <w:wordWrap w:val="0"/>
              <w:textAlignment w:val="baseline"/>
              <w:rPr>
                <w:rFonts w:ascii="inherit" w:hAnsi="inherit"/>
                <w:color w:val="000000"/>
                <w:sz w:val="21"/>
                <w:szCs w:val="21"/>
              </w:rPr>
            </w:pPr>
            <w:r>
              <w:rPr>
                <w:rStyle w:val="crayon-m"/>
                <w:rFonts w:ascii="inherit" w:hAnsi="inherit"/>
                <w:color w:val="000000"/>
                <w:sz w:val="21"/>
                <w:szCs w:val="21"/>
                <w:bdr w:val="none" w:sz="0" w:space="0" w:color="auto" w:frame="1"/>
              </w:rPr>
              <w:lastRenderedPageBreak/>
              <w:t>public</w:t>
            </w:r>
            <w:r>
              <w:rPr>
                <w:rStyle w:val="crayon-h"/>
                <w:rFonts w:ascii="inherit" w:hAnsi="inherit"/>
                <w:color w:val="000000"/>
                <w:sz w:val="21"/>
                <w:szCs w:val="21"/>
                <w:bdr w:val="none" w:sz="0" w:space="0" w:color="auto" w:frame="1"/>
              </w:rPr>
              <w:t xml:space="preserve"> </w:t>
            </w:r>
            <w:r>
              <w:rPr>
                <w:rStyle w:val="crayon-m"/>
                <w:rFonts w:ascii="inherit" w:hAnsi="inherit"/>
                <w:color w:val="000000"/>
                <w:sz w:val="21"/>
                <w:szCs w:val="21"/>
                <w:bdr w:val="none" w:sz="0" w:space="0" w:color="auto" w:frame="1"/>
              </w:rPr>
              <w:t>static</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void</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main</w:t>
            </w:r>
            <w:r>
              <w:rPr>
                <w:rStyle w:val="crayon-sy"/>
                <w:rFonts w:ascii="inherit" w:hAnsi="inherit"/>
                <w:color w:val="000000"/>
                <w:sz w:val="21"/>
                <w:szCs w:val="21"/>
                <w:bdr w:val="none" w:sz="0" w:space="0" w:color="auto" w:frame="1"/>
              </w:rPr>
              <w:t>(</w:t>
            </w:r>
            <w:r>
              <w:rPr>
                <w:rStyle w:val="crayon-t"/>
                <w:rFonts w:ascii="inherit" w:hAnsi="inherit"/>
                <w:color w:val="000000"/>
                <w:sz w:val="21"/>
                <w:szCs w:val="21"/>
                <w:bdr w:val="none" w:sz="0" w:space="0" w:color="auto" w:frame="1"/>
              </w:rPr>
              <w:t>String</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proofErr w:type="spellStart"/>
            <w:r>
              <w:rPr>
                <w:rStyle w:val="crayon-v"/>
                <w:rFonts w:ascii="inherit" w:hAnsi="inherit"/>
                <w:color w:val="000000"/>
                <w:sz w:val="21"/>
                <w:szCs w:val="21"/>
                <w:bdr w:val="none" w:sz="0" w:space="0" w:color="auto" w:frame="1"/>
              </w:rPr>
              <w:t>args</w:t>
            </w:r>
            <w:proofErr w:type="spellEnd"/>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e"/>
                <w:rFonts w:ascii="inherit" w:hAnsi="inherit"/>
                <w:color w:val="000000"/>
                <w:sz w:val="21"/>
                <w:szCs w:val="21"/>
                <w:bdr w:val="none" w:sz="0" w:space="0" w:color="auto" w:frame="1"/>
              </w:rPr>
              <w:t xml:space="preserve">Age </w:t>
            </w:r>
            <w:r>
              <w:rPr>
                <w:rStyle w:val="crayon-v"/>
                <w:rFonts w:ascii="inherit" w:hAnsi="inherit"/>
                <w:color w:val="000000"/>
                <w:sz w:val="21"/>
                <w:szCs w:val="21"/>
                <w:bdr w:val="none" w:sz="0" w:space="0" w:color="auto" w:frame="1"/>
              </w:rPr>
              <w:t>age</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r"/>
                <w:rFonts w:ascii="inherit" w:hAnsi="inherit"/>
                <w:color w:val="000000"/>
                <w:sz w:val="21"/>
                <w:szCs w:val="21"/>
                <w:bdr w:val="none" w:sz="0" w:space="0" w:color="auto" w:frame="1"/>
              </w:rPr>
              <w:t>new</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roofErr w:type="spellStart"/>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setDay</w:t>
            </w:r>
            <w:proofErr w:type="spellEnd"/>
            <w:r>
              <w:rPr>
                <w:rStyle w:val="crayon-sy"/>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1</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roofErr w:type="spellStart"/>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setMonth</w:t>
            </w:r>
            <w:proofErr w:type="spellEnd"/>
            <w:r>
              <w:rPr>
                <w:rStyle w:val="crayon-sy"/>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1</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roofErr w:type="spellStart"/>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setYear</w:t>
            </w:r>
            <w:proofErr w:type="spellEnd"/>
            <w:r>
              <w:rPr>
                <w:rStyle w:val="crayon-sy"/>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1992</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roofErr w:type="spellStart"/>
            <w:r>
              <w:rPr>
                <w:rStyle w:val="crayon-e"/>
                <w:rFonts w:ascii="inherit" w:hAnsi="inherit"/>
                <w:color w:val="000000"/>
                <w:sz w:val="21"/>
                <w:szCs w:val="21"/>
                <w:bdr w:val="none" w:sz="0" w:space="0" w:color="auto" w:frame="1"/>
              </w:rPr>
              <w:t>ImmutableStudent</w:t>
            </w:r>
            <w:proofErr w:type="spellEnd"/>
            <w:r>
              <w:rPr>
                <w:rStyle w:val="crayon-e"/>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student</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r"/>
                <w:rFonts w:ascii="inherit" w:hAnsi="inherit"/>
                <w:color w:val="000000"/>
                <w:sz w:val="21"/>
                <w:szCs w:val="21"/>
                <w:bdr w:val="none" w:sz="0" w:space="0" w:color="auto" w:frame="1"/>
              </w:rPr>
              <w:t>new</w:t>
            </w:r>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ImmutableStudent</w:t>
            </w:r>
            <w:proofErr w:type="spellEnd"/>
            <w:r>
              <w:rPr>
                <w:rStyle w:val="crayon-sy"/>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1</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
                <w:rFonts w:ascii="inherit" w:hAnsi="inherit"/>
                <w:color w:val="000000"/>
                <w:sz w:val="21"/>
                <w:szCs w:val="21"/>
                <w:bdr w:val="none" w:sz="0" w:space="0" w:color="auto" w:frame="1"/>
              </w:rPr>
              <w:t>"Alex"</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lastRenderedPageBreak/>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roofErr w:type="spellStart"/>
            <w:r>
              <w:rPr>
                <w:rStyle w:val="crayon-v"/>
                <w:rFonts w:ascii="inherit" w:hAnsi="inherit"/>
                <w:color w:val="000000"/>
                <w:sz w:val="21"/>
                <w:szCs w:val="21"/>
                <w:bdr w:val="none" w:sz="0" w:space="0" w:color="auto" w:frame="1"/>
              </w:rPr>
              <w:t>System</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out</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println</w:t>
            </w:r>
            <w:proofErr w:type="spellEnd"/>
            <w:r>
              <w:rPr>
                <w:rStyle w:val="crayon-sy"/>
                <w:rFonts w:ascii="inherit" w:hAnsi="inherit"/>
                <w:color w:val="000000"/>
                <w:sz w:val="21"/>
                <w:szCs w:val="21"/>
                <w:bdr w:val="none" w:sz="0" w:space="0" w:color="auto" w:frame="1"/>
              </w:rPr>
              <w:t>(</w:t>
            </w:r>
            <w:r>
              <w:rPr>
                <w:rStyle w:val="crayon-s"/>
                <w:rFonts w:ascii="inherit" w:hAnsi="inherit"/>
                <w:color w:val="000000"/>
                <w:sz w:val="21"/>
                <w:szCs w:val="21"/>
                <w:bdr w:val="none" w:sz="0" w:space="0" w:color="auto" w:frame="1"/>
              </w:rPr>
              <w:t>"Alex age year before modification = "</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proofErr w:type="spellStart"/>
            <w:r>
              <w:rPr>
                <w:rStyle w:val="crayon-v"/>
                <w:rFonts w:ascii="inherit" w:hAnsi="inherit"/>
                <w:color w:val="000000"/>
                <w:sz w:val="21"/>
                <w:szCs w:val="21"/>
                <w:bdr w:val="none" w:sz="0" w:space="0" w:color="auto" w:frame="1"/>
              </w:rPr>
              <w:t>student</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getAge</w:t>
            </w:r>
            <w:proofErr w:type="spellEnd"/>
            <w:r>
              <w:rPr>
                <w:rStyle w:val="crayon-sy"/>
                <w:rFonts w:ascii="inherit" w:hAnsi="inherit"/>
                <w:color w:val="000000"/>
                <w:sz w:val="21"/>
                <w:szCs w:val="21"/>
                <w:bdr w:val="none" w:sz="0" w:space="0" w:color="auto" w:frame="1"/>
              </w:rPr>
              <w:t>().</w:t>
            </w:r>
            <w:proofErr w:type="spellStart"/>
            <w:r>
              <w:rPr>
                <w:rStyle w:val="crayon-e"/>
                <w:rFonts w:ascii="inherit" w:hAnsi="inherit"/>
                <w:color w:val="000000"/>
                <w:sz w:val="21"/>
                <w:szCs w:val="21"/>
                <w:bdr w:val="none" w:sz="0" w:space="0" w:color="auto" w:frame="1"/>
              </w:rPr>
              <w:t>getYear</w:t>
            </w:r>
            <w:proofErr w:type="spellEnd"/>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roofErr w:type="spellStart"/>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setYear</w:t>
            </w:r>
            <w:proofErr w:type="spellEnd"/>
            <w:r>
              <w:rPr>
                <w:rStyle w:val="crayon-sy"/>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1993</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roofErr w:type="spellStart"/>
            <w:r>
              <w:rPr>
                <w:rStyle w:val="crayon-v"/>
                <w:rFonts w:ascii="inherit" w:hAnsi="inherit"/>
                <w:color w:val="000000"/>
                <w:sz w:val="21"/>
                <w:szCs w:val="21"/>
                <w:bdr w:val="none" w:sz="0" w:space="0" w:color="auto" w:frame="1"/>
              </w:rPr>
              <w:t>System</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out</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println</w:t>
            </w:r>
            <w:proofErr w:type="spellEnd"/>
            <w:r>
              <w:rPr>
                <w:rStyle w:val="crayon-sy"/>
                <w:rFonts w:ascii="inherit" w:hAnsi="inherit"/>
                <w:color w:val="000000"/>
                <w:sz w:val="21"/>
                <w:szCs w:val="21"/>
                <w:bdr w:val="none" w:sz="0" w:space="0" w:color="auto" w:frame="1"/>
              </w:rPr>
              <w:t>(</w:t>
            </w:r>
            <w:r>
              <w:rPr>
                <w:rStyle w:val="crayon-s"/>
                <w:rFonts w:ascii="inherit" w:hAnsi="inherit"/>
                <w:color w:val="000000"/>
                <w:sz w:val="21"/>
                <w:szCs w:val="21"/>
                <w:bdr w:val="none" w:sz="0" w:space="0" w:color="auto" w:frame="1"/>
              </w:rPr>
              <w:t>"Alex age year after modification = "</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proofErr w:type="spellStart"/>
            <w:r>
              <w:rPr>
                <w:rStyle w:val="crayon-v"/>
                <w:rFonts w:ascii="inherit" w:hAnsi="inherit"/>
                <w:color w:val="000000"/>
                <w:sz w:val="21"/>
                <w:szCs w:val="21"/>
                <w:bdr w:val="none" w:sz="0" w:space="0" w:color="auto" w:frame="1"/>
              </w:rPr>
              <w:t>student</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getAge</w:t>
            </w:r>
            <w:proofErr w:type="spellEnd"/>
            <w:r>
              <w:rPr>
                <w:rStyle w:val="crayon-sy"/>
                <w:rFonts w:ascii="inherit" w:hAnsi="inherit"/>
                <w:color w:val="000000"/>
                <w:sz w:val="21"/>
                <w:szCs w:val="21"/>
                <w:bdr w:val="none" w:sz="0" w:space="0" w:color="auto" w:frame="1"/>
              </w:rPr>
              <w:t>().</w:t>
            </w:r>
            <w:proofErr w:type="spellStart"/>
            <w:r>
              <w:rPr>
                <w:rStyle w:val="crayon-e"/>
                <w:rFonts w:ascii="inherit" w:hAnsi="inherit"/>
                <w:color w:val="000000"/>
                <w:sz w:val="21"/>
                <w:szCs w:val="21"/>
                <w:bdr w:val="none" w:sz="0" w:space="0" w:color="auto" w:frame="1"/>
              </w:rPr>
              <w:t>getYear</w:t>
            </w:r>
            <w:proofErr w:type="spellEnd"/>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tc>
      </w:tr>
    </w:tbl>
    <w:p w:rsidR="002D05F7" w:rsidRDefault="002D05F7" w:rsidP="002D05F7">
      <w:pPr>
        <w:pStyle w:val="NormalWeb"/>
        <w:shd w:val="clear" w:color="auto" w:fill="FFFFFF"/>
        <w:spacing w:before="0" w:beforeAutospacing="0" w:after="240" w:afterAutospacing="0"/>
        <w:textAlignment w:val="baseline"/>
        <w:rPr>
          <w:ins w:id="38" w:author="Unknown"/>
          <w:rFonts w:ascii="Helvetica" w:hAnsi="Helvetica" w:cs="Helvetica"/>
          <w:color w:val="444444"/>
          <w:sz w:val="27"/>
          <w:szCs w:val="27"/>
        </w:rPr>
      </w:pPr>
      <w:ins w:id="39" w:author="Unknown">
        <w:r>
          <w:rPr>
            <w:rFonts w:ascii="Helvetica" w:hAnsi="Helvetica" w:cs="Helvetica"/>
            <w:color w:val="444444"/>
            <w:sz w:val="27"/>
            <w:szCs w:val="27"/>
          </w:rPr>
          <w:lastRenderedPageBreak/>
          <w:t>After running the above test, we get the following output:</w:t>
        </w:r>
      </w:ins>
    </w:p>
    <w:tbl>
      <w:tblPr>
        <w:tblW w:w="0" w:type="auto"/>
        <w:tblCellSpacing w:w="15" w:type="dxa"/>
        <w:tblInd w:w="-270" w:type="dxa"/>
        <w:tblCellMar>
          <w:top w:w="15" w:type="dxa"/>
          <w:left w:w="15" w:type="dxa"/>
          <w:bottom w:w="15" w:type="dxa"/>
          <w:right w:w="15" w:type="dxa"/>
        </w:tblCellMar>
        <w:tblLook w:val="04A0"/>
      </w:tblPr>
      <w:tblGrid>
        <w:gridCol w:w="180"/>
        <w:gridCol w:w="9206"/>
      </w:tblGrid>
      <w:tr w:rsidR="002D05F7" w:rsidTr="002D05F7">
        <w:trPr>
          <w:tblCellSpacing w:w="15" w:type="dxa"/>
        </w:trPr>
        <w:tc>
          <w:tcPr>
            <w:tcW w:w="0" w:type="auto"/>
            <w:tcBorders>
              <w:top w:val="nil"/>
              <w:left w:val="nil"/>
              <w:bottom w:val="nil"/>
            </w:tcBorders>
            <w:vAlign w:val="center"/>
            <w:hideMark/>
          </w:tcPr>
          <w:p w:rsidR="002D05F7" w:rsidRDefault="002D05F7">
            <w:pPr>
              <w:jc w:val="center"/>
              <w:textAlignment w:val="baseline"/>
              <w:rPr>
                <w:rFonts w:ascii="inherit" w:hAnsi="inherit"/>
                <w:sz w:val="21"/>
                <w:szCs w:val="21"/>
              </w:rPr>
            </w:pPr>
            <w:r>
              <w:rPr>
                <w:rFonts w:ascii="inherit" w:hAnsi="inherit"/>
                <w:sz w:val="21"/>
                <w:szCs w:val="21"/>
              </w:rPr>
              <w:t>1</w:t>
            </w:r>
          </w:p>
          <w:p w:rsidR="002D05F7" w:rsidRDefault="002D05F7">
            <w:pPr>
              <w:jc w:val="center"/>
              <w:textAlignment w:val="baseline"/>
              <w:rPr>
                <w:rFonts w:ascii="inherit" w:hAnsi="inherit"/>
                <w:sz w:val="21"/>
                <w:szCs w:val="21"/>
              </w:rPr>
            </w:pPr>
            <w:r>
              <w:rPr>
                <w:rFonts w:ascii="inherit" w:hAnsi="inherit"/>
                <w:sz w:val="21"/>
                <w:szCs w:val="21"/>
              </w:rPr>
              <w:t>2</w:t>
            </w:r>
          </w:p>
        </w:tc>
        <w:tc>
          <w:tcPr>
            <w:tcW w:w="13605" w:type="dxa"/>
            <w:tcBorders>
              <w:top w:val="nil"/>
              <w:left w:val="nil"/>
              <w:bottom w:val="nil"/>
              <w:right w:val="nil"/>
            </w:tcBorders>
            <w:vAlign w:val="center"/>
            <w:hideMark/>
          </w:tcPr>
          <w:p w:rsidR="002D05F7" w:rsidRDefault="002D05F7">
            <w:pPr>
              <w:wordWrap w:val="0"/>
              <w:textAlignment w:val="baseline"/>
              <w:rPr>
                <w:rFonts w:ascii="inherit" w:hAnsi="inherit"/>
                <w:color w:val="000000"/>
                <w:sz w:val="21"/>
                <w:szCs w:val="21"/>
              </w:rPr>
            </w:pPr>
            <w:r>
              <w:rPr>
                <w:rStyle w:val="crayon-e"/>
                <w:rFonts w:ascii="inherit" w:hAnsi="inherit"/>
                <w:color w:val="000000"/>
                <w:sz w:val="21"/>
                <w:szCs w:val="21"/>
                <w:bdr w:val="none" w:sz="0" w:space="0" w:color="auto" w:frame="1"/>
              </w:rPr>
              <w:t xml:space="preserve">Alex age year before </w:t>
            </w:r>
            <w:r>
              <w:rPr>
                <w:rStyle w:val="crayon-v"/>
                <w:rFonts w:ascii="inherit" w:hAnsi="inherit"/>
                <w:color w:val="000000"/>
                <w:sz w:val="21"/>
                <w:szCs w:val="21"/>
                <w:bdr w:val="none" w:sz="0" w:space="0" w:color="auto" w:frame="1"/>
              </w:rPr>
              <w:t>modification</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cn"/>
                <w:rFonts w:ascii="inherit" w:hAnsi="inherit"/>
                <w:color w:val="000000"/>
                <w:sz w:val="21"/>
                <w:szCs w:val="21"/>
                <w:bdr w:val="none" w:sz="0" w:space="0" w:color="auto" w:frame="1"/>
              </w:rPr>
              <w:t>1992</w:t>
            </w:r>
          </w:p>
          <w:p w:rsidR="002D05F7" w:rsidRDefault="002D05F7">
            <w:pPr>
              <w:wordWrap w:val="0"/>
              <w:textAlignment w:val="baseline"/>
              <w:rPr>
                <w:rFonts w:ascii="inherit" w:hAnsi="inherit"/>
                <w:color w:val="000000"/>
                <w:sz w:val="21"/>
                <w:szCs w:val="21"/>
              </w:rPr>
            </w:pPr>
            <w:r>
              <w:rPr>
                <w:rStyle w:val="crayon-e"/>
                <w:rFonts w:ascii="inherit" w:hAnsi="inherit"/>
                <w:color w:val="000000"/>
                <w:sz w:val="21"/>
                <w:szCs w:val="21"/>
                <w:bdr w:val="none" w:sz="0" w:space="0" w:color="auto" w:frame="1"/>
              </w:rPr>
              <w:t xml:space="preserve">Alex age year after </w:t>
            </w:r>
            <w:r>
              <w:rPr>
                <w:rStyle w:val="crayon-v"/>
                <w:rFonts w:ascii="inherit" w:hAnsi="inherit"/>
                <w:color w:val="000000"/>
                <w:sz w:val="21"/>
                <w:szCs w:val="21"/>
                <w:bdr w:val="none" w:sz="0" w:space="0" w:color="auto" w:frame="1"/>
              </w:rPr>
              <w:t>modification</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cn"/>
                <w:rFonts w:ascii="inherit" w:hAnsi="inherit"/>
                <w:color w:val="000000"/>
                <w:sz w:val="21"/>
                <w:szCs w:val="21"/>
                <w:bdr w:val="none" w:sz="0" w:space="0" w:color="auto" w:frame="1"/>
              </w:rPr>
              <w:t>1993</w:t>
            </w:r>
          </w:p>
        </w:tc>
      </w:tr>
    </w:tbl>
    <w:p w:rsidR="002D05F7" w:rsidRDefault="002D05F7" w:rsidP="002D05F7">
      <w:pPr>
        <w:pStyle w:val="NormalWeb"/>
        <w:shd w:val="clear" w:color="auto" w:fill="FFFFFF"/>
        <w:spacing w:before="0" w:beforeAutospacing="0" w:after="0" w:afterAutospacing="0"/>
        <w:textAlignment w:val="baseline"/>
        <w:rPr>
          <w:ins w:id="40" w:author="Unknown"/>
          <w:rFonts w:ascii="Helvetica" w:hAnsi="Helvetica" w:cs="Helvetica"/>
          <w:color w:val="444444"/>
          <w:sz w:val="27"/>
          <w:szCs w:val="27"/>
        </w:rPr>
      </w:pPr>
      <w:ins w:id="41" w:author="Unknown">
        <w:r>
          <w:rPr>
            <w:rFonts w:ascii="Helvetica" w:hAnsi="Helvetica" w:cs="Helvetica"/>
            <w:color w:val="444444"/>
            <w:sz w:val="27"/>
            <w:szCs w:val="27"/>
          </w:rPr>
          <w:t>We claim that </w:t>
        </w:r>
        <w:proofErr w:type="spellStart"/>
        <w:r>
          <w:rPr>
            <w:rStyle w:val="Emphasis"/>
            <w:rFonts w:ascii="inherit" w:hAnsi="inherit" w:cs="Helvetica"/>
            <w:b/>
            <w:bCs/>
            <w:color w:val="444444"/>
            <w:sz w:val="27"/>
            <w:szCs w:val="27"/>
            <w:bdr w:val="none" w:sz="0" w:space="0" w:color="auto" w:frame="1"/>
          </w:rPr>
          <w:t>ImmutableStudent</w:t>
        </w:r>
        <w:proofErr w:type="spellEnd"/>
        <w:r>
          <w:rPr>
            <w:rFonts w:ascii="Helvetica" w:hAnsi="Helvetica" w:cs="Helvetica"/>
            <w:color w:val="444444"/>
            <w:sz w:val="27"/>
            <w:szCs w:val="27"/>
          </w:rPr>
          <w:t> is an immutable class whose state is never modified after construction, however in the above example we are able to modify the age of </w:t>
        </w:r>
        <w:r>
          <w:rPr>
            <w:rStyle w:val="Emphasis"/>
            <w:rFonts w:ascii="inherit" w:hAnsi="inherit" w:cs="Helvetica"/>
            <w:b/>
            <w:bCs/>
            <w:color w:val="444444"/>
            <w:sz w:val="27"/>
            <w:szCs w:val="27"/>
            <w:bdr w:val="none" w:sz="0" w:space="0" w:color="auto" w:frame="1"/>
          </w:rPr>
          <w:t>Alex </w:t>
        </w:r>
        <w:r>
          <w:rPr>
            <w:rFonts w:ascii="Helvetica" w:hAnsi="Helvetica" w:cs="Helvetica"/>
            <w:color w:val="444444"/>
            <w:sz w:val="27"/>
            <w:szCs w:val="27"/>
          </w:rPr>
          <w:t>even after constructing </w:t>
        </w:r>
        <w:r>
          <w:rPr>
            <w:rStyle w:val="Emphasis"/>
            <w:rFonts w:ascii="inherit" w:hAnsi="inherit" w:cs="Helvetica"/>
            <w:b/>
            <w:bCs/>
            <w:color w:val="444444"/>
            <w:sz w:val="27"/>
            <w:szCs w:val="27"/>
            <w:bdr w:val="none" w:sz="0" w:space="0" w:color="auto" w:frame="1"/>
          </w:rPr>
          <w:t>Alex</w:t>
        </w:r>
        <w:r>
          <w:rPr>
            <w:rFonts w:ascii="Helvetica" w:hAnsi="Helvetica" w:cs="Helvetica"/>
            <w:color w:val="444444"/>
            <w:sz w:val="27"/>
            <w:szCs w:val="27"/>
          </w:rPr>
          <w:t> object. If we go back to the implementation of </w:t>
        </w:r>
        <w:proofErr w:type="spellStart"/>
        <w:r>
          <w:rPr>
            <w:rStyle w:val="Emphasis"/>
            <w:rFonts w:ascii="inherit" w:hAnsi="inherit" w:cs="Helvetica"/>
            <w:b/>
            <w:bCs/>
            <w:color w:val="444444"/>
            <w:sz w:val="27"/>
            <w:szCs w:val="27"/>
            <w:bdr w:val="none" w:sz="0" w:space="0" w:color="auto" w:frame="1"/>
          </w:rPr>
          <w:t>ImmutableStudent</w:t>
        </w:r>
        <w:proofErr w:type="spellEnd"/>
        <w:r>
          <w:rPr>
            <w:rFonts w:ascii="Helvetica" w:hAnsi="Helvetica" w:cs="Helvetica"/>
            <w:color w:val="444444"/>
            <w:sz w:val="27"/>
            <w:szCs w:val="27"/>
          </w:rPr>
          <w:t> constructor, we find that </w:t>
        </w:r>
        <w:r>
          <w:rPr>
            <w:rStyle w:val="Emphasis"/>
            <w:rFonts w:ascii="inherit" w:hAnsi="inherit" w:cs="Helvetica"/>
            <w:color w:val="444444"/>
            <w:sz w:val="27"/>
            <w:szCs w:val="27"/>
            <w:bdr w:val="none" w:sz="0" w:space="0" w:color="auto" w:frame="1"/>
          </w:rPr>
          <w:t>age</w:t>
        </w:r>
        <w:r>
          <w:rPr>
            <w:rFonts w:ascii="Helvetica" w:hAnsi="Helvetica" w:cs="Helvetica"/>
            <w:color w:val="444444"/>
            <w:sz w:val="27"/>
            <w:szCs w:val="27"/>
          </w:rPr>
          <w:t> field is being assigned to the instance of the </w:t>
        </w:r>
        <w:r>
          <w:rPr>
            <w:rStyle w:val="Strong"/>
            <w:rFonts w:ascii="inherit" w:hAnsi="inherit" w:cs="Helvetica"/>
            <w:i/>
            <w:iCs/>
            <w:color w:val="444444"/>
            <w:sz w:val="27"/>
            <w:szCs w:val="27"/>
            <w:bdr w:val="none" w:sz="0" w:space="0" w:color="auto" w:frame="1"/>
          </w:rPr>
          <w:t>Age</w:t>
        </w:r>
        <w:r>
          <w:rPr>
            <w:rFonts w:ascii="Helvetica" w:hAnsi="Helvetica" w:cs="Helvetica"/>
            <w:color w:val="444444"/>
            <w:sz w:val="27"/>
            <w:szCs w:val="27"/>
          </w:rPr>
          <w:t> argument, so whenever the referenced </w:t>
        </w:r>
        <w:r>
          <w:rPr>
            <w:rStyle w:val="Emphasis"/>
            <w:rFonts w:ascii="inherit" w:hAnsi="inherit" w:cs="Helvetica"/>
            <w:b/>
            <w:bCs/>
            <w:color w:val="444444"/>
            <w:sz w:val="27"/>
            <w:szCs w:val="27"/>
            <w:bdr w:val="none" w:sz="0" w:space="0" w:color="auto" w:frame="1"/>
          </w:rPr>
          <w:t>Age</w:t>
        </w:r>
        <w:r>
          <w:rPr>
            <w:rFonts w:ascii="Helvetica" w:hAnsi="Helvetica" w:cs="Helvetica"/>
            <w:color w:val="444444"/>
            <w:sz w:val="27"/>
            <w:szCs w:val="27"/>
          </w:rPr>
          <w:t> is modified outside the class , the change is reflected directly on the state of </w:t>
        </w:r>
        <w:r>
          <w:rPr>
            <w:rStyle w:val="Emphasis"/>
            <w:rFonts w:ascii="inherit" w:hAnsi="inherit" w:cs="Helvetica"/>
            <w:b/>
            <w:bCs/>
            <w:color w:val="444444"/>
            <w:sz w:val="27"/>
            <w:szCs w:val="27"/>
            <w:bdr w:val="none" w:sz="0" w:space="0" w:color="auto" w:frame="1"/>
          </w:rPr>
          <w:t>Alex. </w:t>
        </w:r>
        <w:r>
          <w:rPr>
            <w:rFonts w:ascii="Helvetica" w:hAnsi="Helvetica" w:cs="Helvetica"/>
            <w:color w:val="444444"/>
            <w:sz w:val="27"/>
            <w:szCs w:val="27"/>
          </w:rPr>
          <w:t>Check </w:t>
        </w:r>
        <w:r w:rsidR="002E42EC">
          <w:rPr>
            <w:rFonts w:ascii="Helvetica" w:hAnsi="Helvetica" w:cs="Helvetica"/>
            <w:color w:val="444444"/>
            <w:sz w:val="27"/>
            <w:szCs w:val="27"/>
          </w:rPr>
          <w:fldChar w:fldCharType="begin"/>
        </w:r>
        <w:r>
          <w:rPr>
            <w:rFonts w:ascii="Helvetica" w:hAnsi="Helvetica" w:cs="Helvetica"/>
            <w:color w:val="444444"/>
            <w:sz w:val="27"/>
            <w:szCs w:val="27"/>
          </w:rPr>
          <w:instrText xml:space="preserve"> HYPERLINK "http://programmergate.com/java-pass-reference-pass-value/" </w:instrText>
        </w:r>
        <w:r w:rsidR="002E42EC">
          <w:rPr>
            <w:rFonts w:ascii="Helvetica" w:hAnsi="Helvetica" w:cs="Helvetica"/>
            <w:color w:val="444444"/>
            <w:sz w:val="27"/>
            <w:szCs w:val="27"/>
          </w:rPr>
          <w:fldChar w:fldCharType="separate"/>
        </w:r>
        <w:r>
          <w:rPr>
            <w:rStyle w:val="Hyperlink"/>
            <w:rFonts w:ascii="inherit" w:eastAsiaTheme="majorEastAsia" w:hAnsi="inherit" w:cs="Helvetica"/>
            <w:color w:val="1A68AD"/>
            <w:sz w:val="27"/>
            <w:szCs w:val="27"/>
            <w:bdr w:val="none" w:sz="0" w:space="0" w:color="auto" w:frame="1"/>
          </w:rPr>
          <w:t>Pass by value OR pass by reference article</w:t>
        </w:r>
        <w:r w:rsidR="002E42EC">
          <w:rPr>
            <w:rFonts w:ascii="Helvetica" w:hAnsi="Helvetica" w:cs="Helvetica"/>
            <w:color w:val="444444"/>
            <w:sz w:val="27"/>
            <w:szCs w:val="27"/>
          </w:rPr>
          <w:fldChar w:fldCharType="end"/>
        </w:r>
        <w:r>
          <w:rPr>
            <w:rFonts w:ascii="Helvetica" w:hAnsi="Helvetica" w:cs="Helvetica"/>
            <w:color w:val="444444"/>
            <w:sz w:val="27"/>
            <w:szCs w:val="27"/>
          </w:rPr>
          <w:t> to deeply understand this concept.</w:t>
        </w:r>
      </w:ins>
    </w:p>
    <w:p w:rsidR="002D05F7" w:rsidRDefault="002D05F7" w:rsidP="002D05F7">
      <w:pPr>
        <w:pStyle w:val="NormalWeb"/>
        <w:shd w:val="clear" w:color="auto" w:fill="FFFFFF"/>
        <w:spacing w:before="0" w:beforeAutospacing="0" w:after="0" w:afterAutospacing="0"/>
        <w:textAlignment w:val="baseline"/>
        <w:rPr>
          <w:ins w:id="42" w:author="Unknown"/>
          <w:rFonts w:ascii="Helvetica" w:hAnsi="Helvetica" w:cs="Helvetica"/>
          <w:color w:val="444444"/>
          <w:sz w:val="27"/>
          <w:szCs w:val="27"/>
        </w:rPr>
      </w:pPr>
      <w:ins w:id="43" w:author="Unknown">
        <w:r>
          <w:rPr>
            <w:rFonts w:ascii="Helvetica" w:hAnsi="Helvetica" w:cs="Helvetica"/>
            <w:color w:val="444444"/>
            <w:sz w:val="27"/>
            <w:szCs w:val="27"/>
          </w:rPr>
          <w:t>In order to fix this and make our class again immutable, we follow step </w:t>
        </w:r>
        <w:r>
          <w:rPr>
            <w:rStyle w:val="Strong"/>
            <w:rFonts w:ascii="inherit" w:hAnsi="inherit" w:cs="Helvetica"/>
            <w:color w:val="444444"/>
            <w:sz w:val="27"/>
            <w:szCs w:val="27"/>
            <w:bdr w:val="none" w:sz="0" w:space="0" w:color="auto" w:frame="1"/>
          </w:rPr>
          <w:t>#5</w:t>
        </w:r>
        <w:r>
          <w:rPr>
            <w:rFonts w:ascii="Helvetica" w:hAnsi="Helvetica" w:cs="Helvetica"/>
            <w:color w:val="444444"/>
            <w:sz w:val="27"/>
            <w:szCs w:val="27"/>
          </w:rPr>
          <w:t> from the steps that we mention above for creating an immutable class. So we modify the constructor in order to clone the passed argument of </w:t>
        </w:r>
        <w:r>
          <w:rPr>
            <w:rStyle w:val="Emphasis"/>
            <w:rFonts w:ascii="inherit" w:hAnsi="inherit" w:cs="Helvetica"/>
            <w:b/>
            <w:bCs/>
            <w:color w:val="444444"/>
            <w:sz w:val="27"/>
            <w:szCs w:val="27"/>
            <w:bdr w:val="none" w:sz="0" w:space="0" w:color="auto" w:frame="1"/>
          </w:rPr>
          <w:t>Age</w:t>
        </w:r>
        <w:r>
          <w:rPr>
            <w:rFonts w:ascii="Helvetica" w:hAnsi="Helvetica" w:cs="Helvetica"/>
            <w:color w:val="444444"/>
            <w:sz w:val="27"/>
            <w:szCs w:val="27"/>
          </w:rPr>
          <w:t> and use a clone instance of it.</w:t>
        </w:r>
      </w:ins>
    </w:p>
    <w:p w:rsidR="002D05F7" w:rsidRDefault="002D05F7" w:rsidP="002D05F7">
      <w:pPr>
        <w:textAlignment w:val="baseline"/>
        <w:rPr>
          <w:ins w:id="44" w:author="Unknown"/>
          <w:rFonts w:ascii="Courier New" w:hAnsi="Courier New" w:cs="Courier New"/>
          <w:color w:val="444444"/>
          <w:sz w:val="24"/>
          <w:szCs w:val="24"/>
        </w:rPr>
      </w:pPr>
      <w:ins w:id="45" w:author="Unknown">
        <w:r>
          <w:rPr>
            <w:rStyle w:val="crayon-title"/>
            <w:rFonts w:ascii="inherit" w:hAnsi="inherit"/>
            <w:color w:val="444444"/>
            <w:bdr w:val="none" w:sz="0" w:space="0" w:color="auto" w:frame="1"/>
          </w:rPr>
          <w:t>ImmutableStudent.java</w:t>
        </w:r>
      </w:ins>
    </w:p>
    <w:tbl>
      <w:tblPr>
        <w:tblW w:w="0" w:type="auto"/>
        <w:tblCellSpacing w:w="15" w:type="dxa"/>
        <w:tblInd w:w="-270" w:type="dxa"/>
        <w:tblCellMar>
          <w:top w:w="15" w:type="dxa"/>
          <w:left w:w="15" w:type="dxa"/>
          <w:bottom w:w="15" w:type="dxa"/>
          <w:right w:w="15" w:type="dxa"/>
        </w:tblCellMar>
        <w:tblLook w:val="04A0"/>
      </w:tblPr>
      <w:tblGrid>
        <w:gridCol w:w="180"/>
        <w:gridCol w:w="9206"/>
      </w:tblGrid>
      <w:tr w:rsidR="002D05F7" w:rsidTr="002D05F7">
        <w:trPr>
          <w:tblCellSpacing w:w="15" w:type="dxa"/>
        </w:trPr>
        <w:tc>
          <w:tcPr>
            <w:tcW w:w="0" w:type="auto"/>
            <w:tcBorders>
              <w:top w:val="nil"/>
              <w:left w:val="nil"/>
              <w:bottom w:val="nil"/>
            </w:tcBorders>
            <w:shd w:val="clear" w:color="auto" w:fill="auto"/>
            <w:vAlign w:val="center"/>
            <w:hideMark/>
          </w:tcPr>
          <w:p w:rsidR="002D05F7" w:rsidRDefault="002D05F7">
            <w:pPr>
              <w:jc w:val="center"/>
              <w:textAlignment w:val="baseline"/>
              <w:rPr>
                <w:rFonts w:ascii="inherit" w:hAnsi="inherit"/>
                <w:sz w:val="21"/>
                <w:szCs w:val="21"/>
              </w:rPr>
            </w:pPr>
            <w:r>
              <w:rPr>
                <w:rFonts w:ascii="inherit" w:hAnsi="inherit"/>
                <w:sz w:val="21"/>
                <w:szCs w:val="21"/>
              </w:rPr>
              <w:t>1</w:t>
            </w:r>
          </w:p>
          <w:p w:rsidR="002D05F7" w:rsidRDefault="002D05F7">
            <w:pPr>
              <w:jc w:val="center"/>
              <w:textAlignment w:val="baseline"/>
              <w:rPr>
                <w:rFonts w:ascii="inherit" w:hAnsi="inherit"/>
                <w:sz w:val="21"/>
                <w:szCs w:val="21"/>
              </w:rPr>
            </w:pPr>
            <w:r>
              <w:rPr>
                <w:rFonts w:ascii="inherit" w:hAnsi="inherit"/>
                <w:sz w:val="21"/>
                <w:szCs w:val="21"/>
              </w:rPr>
              <w:t>2</w:t>
            </w:r>
          </w:p>
          <w:p w:rsidR="002D05F7" w:rsidRDefault="002D05F7">
            <w:pPr>
              <w:jc w:val="center"/>
              <w:textAlignment w:val="baseline"/>
              <w:rPr>
                <w:rFonts w:ascii="inherit" w:hAnsi="inherit"/>
                <w:sz w:val="21"/>
                <w:szCs w:val="21"/>
              </w:rPr>
            </w:pPr>
            <w:r>
              <w:rPr>
                <w:rFonts w:ascii="inherit" w:hAnsi="inherit"/>
                <w:sz w:val="21"/>
                <w:szCs w:val="21"/>
              </w:rPr>
              <w:t>3</w:t>
            </w:r>
          </w:p>
          <w:p w:rsidR="002D05F7" w:rsidRDefault="002D05F7">
            <w:pPr>
              <w:jc w:val="center"/>
              <w:textAlignment w:val="baseline"/>
              <w:rPr>
                <w:rFonts w:ascii="inherit" w:hAnsi="inherit"/>
                <w:sz w:val="21"/>
                <w:szCs w:val="21"/>
              </w:rPr>
            </w:pPr>
            <w:r>
              <w:rPr>
                <w:rFonts w:ascii="inherit" w:hAnsi="inherit"/>
                <w:sz w:val="21"/>
                <w:szCs w:val="21"/>
              </w:rPr>
              <w:t>4</w:t>
            </w:r>
          </w:p>
          <w:p w:rsidR="002D05F7" w:rsidRDefault="002D05F7">
            <w:pPr>
              <w:jc w:val="center"/>
              <w:textAlignment w:val="baseline"/>
              <w:rPr>
                <w:rFonts w:ascii="inherit" w:hAnsi="inherit"/>
                <w:sz w:val="21"/>
                <w:szCs w:val="21"/>
              </w:rPr>
            </w:pPr>
            <w:r>
              <w:rPr>
                <w:rFonts w:ascii="inherit" w:hAnsi="inherit"/>
                <w:sz w:val="21"/>
                <w:szCs w:val="21"/>
              </w:rPr>
              <w:t>5</w:t>
            </w:r>
          </w:p>
          <w:p w:rsidR="002D05F7" w:rsidRDefault="002D05F7">
            <w:pPr>
              <w:jc w:val="center"/>
              <w:textAlignment w:val="baseline"/>
              <w:rPr>
                <w:rFonts w:ascii="inherit" w:hAnsi="inherit"/>
                <w:sz w:val="21"/>
                <w:szCs w:val="21"/>
              </w:rPr>
            </w:pPr>
            <w:r>
              <w:rPr>
                <w:rFonts w:ascii="inherit" w:hAnsi="inherit"/>
                <w:sz w:val="21"/>
                <w:szCs w:val="21"/>
              </w:rPr>
              <w:t>6</w:t>
            </w:r>
          </w:p>
          <w:p w:rsidR="002D05F7" w:rsidRDefault="002D05F7">
            <w:pPr>
              <w:jc w:val="center"/>
              <w:textAlignment w:val="baseline"/>
              <w:rPr>
                <w:rFonts w:ascii="inherit" w:hAnsi="inherit"/>
                <w:sz w:val="21"/>
                <w:szCs w:val="21"/>
              </w:rPr>
            </w:pPr>
            <w:r>
              <w:rPr>
                <w:rFonts w:ascii="inherit" w:hAnsi="inherit"/>
                <w:sz w:val="21"/>
                <w:szCs w:val="21"/>
              </w:rPr>
              <w:t>7</w:t>
            </w:r>
          </w:p>
          <w:p w:rsidR="002D05F7" w:rsidRDefault="002D05F7">
            <w:pPr>
              <w:jc w:val="center"/>
              <w:textAlignment w:val="baseline"/>
              <w:rPr>
                <w:rFonts w:ascii="inherit" w:hAnsi="inherit"/>
                <w:sz w:val="21"/>
                <w:szCs w:val="21"/>
              </w:rPr>
            </w:pPr>
            <w:r>
              <w:rPr>
                <w:rFonts w:ascii="inherit" w:hAnsi="inherit"/>
                <w:sz w:val="21"/>
                <w:szCs w:val="21"/>
              </w:rPr>
              <w:t>8</w:t>
            </w:r>
          </w:p>
          <w:p w:rsidR="002D05F7" w:rsidRDefault="002D05F7">
            <w:pPr>
              <w:jc w:val="center"/>
              <w:textAlignment w:val="baseline"/>
              <w:rPr>
                <w:rFonts w:ascii="inherit" w:hAnsi="inherit"/>
                <w:sz w:val="21"/>
                <w:szCs w:val="21"/>
              </w:rPr>
            </w:pPr>
            <w:r>
              <w:rPr>
                <w:rFonts w:ascii="inherit" w:hAnsi="inherit"/>
                <w:sz w:val="21"/>
                <w:szCs w:val="21"/>
              </w:rPr>
              <w:t>9</w:t>
            </w:r>
          </w:p>
        </w:tc>
        <w:tc>
          <w:tcPr>
            <w:tcW w:w="13605" w:type="dxa"/>
            <w:tcBorders>
              <w:top w:val="nil"/>
              <w:left w:val="nil"/>
              <w:bottom w:val="nil"/>
              <w:right w:val="nil"/>
            </w:tcBorders>
            <w:shd w:val="clear" w:color="auto" w:fill="auto"/>
            <w:vAlign w:val="center"/>
            <w:hideMark/>
          </w:tcPr>
          <w:p w:rsidR="002D05F7" w:rsidRDefault="002D05F7">
            <w:pPr>
              <w:wordWrap w:val="0"/>
              <w:textAlignment w:val="baseline"/>
              <w:rPr>
                <w:rFonts w:ascii="inherit" w:hAnsi="inherit"/>
                <w:color w:val="000000"/>
                <w:sz w:val="21"/>
                <w:szCs w:val="21"/>
              </w:rPr>
            </w:pP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ImmutableStudent</w:t>
            </w:r>
            <w:r>
              <w:rPr>
                <w:rStyle w:val="crayon-sy"/>
                <w:rFonts w:ascii="inherit" w:hAnsi="inherit"/>
                <w:color w:val="000000"/>
                <w:sz w:val="21"/>
                <w:szCs w:val="21"/>
                <w:bdr w:val="none" w:sz="0" w:space="0" w:color="auto" w:frame="1"/>
              </w:rPr>
              <w:t>(</w:t>
            </w:r>
            <w:r>
              <w:rPr>
                <w:rStyle w:val="crayon-t"/>
                <w:rFonts w:ascii="inherit" w:hAnsi="inherit"/>
                <w:color w:val="000000"/>
                <w:sz w:val="21"/>
                <w:szCs w:val="21"/>
                <w:bdr w:val="none" w:sz="0" w:space="0" w:color="auto" w:frame="1"/>
              </w:rPr>
              <w:t>int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id</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String</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name</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 xml:space="preserve">Age </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name</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name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id</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id</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e"/>
                <w:rFonts w:ascii="inherit" w:hAnsi="inherit"/>
                <w:color w:val="000000"/>
                <w:sz w:val="21"/>
                <w:szCs w:val="21"/>
                <w:bdr w:val="none" w:sz="0" w:space="0" w:color="auto" w:frame="1"/>
              </w:rPr>
              <w:t xml:space="preserve">Age </w:t>
            </w:r>
            <w:r>
              <w:rPr>
                <w:rStyle w:val="crayon-v"/>
                <w:rFonts w:ascii="inherit" w:hAnsi="inherit"/>
                <w:color w:val="000000"/>
                <w:sz w:val="21"/>
                <w:szCs w:val="21"/>
                <w:bdr w:val="none" w:sz="0" w:space="0" w:color="auto" w:frame="1"/>
              </w:rPr>
              <w:t>cloneAge</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r"/>
                <w:rFonts w:ascii="inherit" w:hAnsi="inherit"/>
                <w:color w:val="000000"/>
                <w:sz w:val="21"/>
                <w:szCs w:val="21"/>
                <w:bdr w:val="none" w:sz="0" w:space="0" w:color="auto" w:frame="1"/>
              </w:rPr>
              <w:t>new</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v"/>
                <w:rFonts w:ascii="inherit" w:hAnsi="inherit"/>
                <w:color w:val="000000"/>
                <w:sz w:val="21"/>
                <w:szCs w:val="21"/>
                <w:bdr w:val="none" w:sz="0" w:space="0" w:color="auto" w:frame="1"/>
              </w:rPr>
              <w:t>cloneAge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setDay</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getDay</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v"/>
                <w:rFonts w:ascii="inherit" w:hAnsi="inherit"/>
                <w:color w:val="000000"/>
                <w:sz w:val="21"/>
                <w:szCs w:val="21"/>
                <w:bdr w:val="none" w:sz="0" w:space="0" w:color="auto" w:frame="1"/>
              </w:rPr>
              <w:t>cloneAge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setMonth</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getMonth</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v"/>
                <w:rFonts w:ascii="inherit" w:hAnsi="inherit"/>
                <w:color w:val="000000"/>
                <w:sz w:val="21"/>
                <w:szCs w:val="21"/>
                <w:bdr w:val="none" w:sz="0" w:space="0" w:color="auto" w:frame="1"/>
              </w:rPr>
              <w:t>cloneAge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setYear</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getYear</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age</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cloneAge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tc>
      </w:tr>
    </w:tbl>
    <w:p w:rsidR="002D05F7" w:rsidRDefault="002D05F7" w:rsidP="002D05F7">
      <w:pPr>
        <w:pStyle w:val="NormalWeb"/>
        <w:shd w:val="clear" w:color="auto" w:fill="FFFFFF"/>
        <w:spacing w:before="0" w:beforeAutospacing="0" w:after="240" w:afterAutospacing="0"/>
        <w:textAlignment w:val="baseline"/>
        <w:rPr>
          <w:ins w:id="46" w:author="Unknown"/>
          <w:rFonts w:ascii="Helvetica" w:hAnsi="Helvetica" w:cs="Helvetica"/>
          <w:color w:val="444444"/>
          <w:sz w:val="27"/>
          <w:szCs w:val="27"/>
        </w:rPr>
      </w:pPr>
      <w:ins w:id="47" w:author="Unknown">
        <w:r>
          <w:rPr>
            <w:rFonts w:ascii="Helvetica" w:hAnsi="Helvetica" w:cs="Helvetica"/>
            <w:color w:val="444444"/>
            <w:sz w:val="27"/>
            <w:szCs w:val="27"/>
          </w:rPr>
          <w:t>Now, if we run our test, we get the following output:</w:t>
        </w:r>
      </w:ins>
    </w:p>
    <w:tbl>
      <w:tblPr>
        <w:tblW w:w="0" w:type="auto"/>
        <w:tblCellSpacing w:w="15" w:type="dxa"/>
        <w:tblInd w:w="-270" w:type="dxa"/>
        <w:tblCellMar>
          <w:top w:w="15" w:type="dxa"/>
          <w:left w:w="15" w:type="dxa"/>
          <w:bottom w:w="15" w:type="dxa"/>
          <w:right w:w="15" w:type="dxa"/>
        </w:tblCellMar>
        <w:tblLook w:val="04A0"/>
      </w:tblPr>
      <w:tblGrid>
        <w:gridCol w:w="180"/>
        <w:gridCol w:w="9206"/>
      </w:tblGrid>
      <w:tr w:rsidR="002D05F7" w:rsidTr="002D05F7">
        <w:trPr>
          <w:tblCellSpacing w:w="15" w:type="dxa"/>
        </w:trPr>
        <w:tc>
          <w:tcPr>
            <w:tcW w:w="0" w:type="auto"/>
            <w:tcBorders>
              <w:top w:val="nil"/>
              <w:left w:val="nil"/>
              <w:bottom w:val="nil"/>
            </w:tcBorders>
            <w:vAlign w:val="center"/>
            <w:hideMark/>
          </w:tcPr>
          <w:p w:rsidR="002D05F7" w:rsidRDefault="002D05F7">
            <w:pPr>
              <w:jc w:val="center"/>
              <w:textAlignment w:val="baseline"/>
              <w:rPr>
                <w:rFonts w:ascii="inherit" w:hAnsi="inherit"/>
                <w:sz w:val="21"/>
                <w:szCs w:val="21"/>
              </w:rPr>
            </w:pPr>
            <w:r>
              <w:rPr>
                <w:rFonts w:ascii="inherit" w:hAnsi="inherit"/>
                <w:sz w:val="21"/>
                <w:szCs w:val="21"/>
              </w:rPr>
              <w:t>1</w:t>
            </w:r>
          </w:p>
          <w:p w:rsidR="002D05F7" w:rsidRDefault="002D05F7">
            <w:pPr>
              <w:jc w:val="center"/>
              <w:textAlignment w:val="baseline"/>
              <w:rPr>
                <w:rFonts w:ascii="inherit" w:hAnsi="inherit"/>
                <w:sz w:val="21"/>
                <w:szCs w:val="21"/>
              </w:rPr>
            </w:pPr>
            <w:r>
              <w:rPr>
                <w:rFonts w:ascii="inherit" w:hAnsi="inherit"/>
                <w:sz w:val="21"/>
                <w:szCs w:val="21"/>
              </w:rPr>
              <w:lastRenderedPageBreak/>
              <w:t>2</w:t>
            </w:r>
          </w:p>
        </w:tc>
        <w:tc>
          <w:tcPr>
            <w:tcW w:w="13605" w:type="dxa"/>
            <w:tcBorders>
              <w:top w:val="nil"/>
              <w:left w:val="nil"/>
              <w:bottom w:val="nil"/>
              <w:right w:val="nil"/>
            </w:tcBorders>
            <w:vAlign w:val="center"/>
            <w:hideMark/>
          </w:tcPr>
          <w:p w:rsidR="002D05F7" w:rsidRDefault="002D05F7">
            <w:pPr>
              <w:wordWrap w:val="0"/>
              <w:textAlignment w:val="baseline"/>
              <w:rPr>
                <w:rFonts w:ascii="inherit" w:hAnsi="inherit"/>
                <w:color w:val="000000"/>
                <w:sz w:val="21"/>
                <w:szCs w:val="21"/>
              </w:rPr>
            </w:pPr>
            <w:r>
              <w:rPr>
                <w:rStyle w:val="crayon-e"/>
                <w:rFonts w:ascii="inherit" w:hAnsi="inherit"/>
                <w:color w:val="000000"/>
                <w:sz w:val="21"/>
                <w:szCs w:val="21"/>
                <w:bdr w:val="none" w:sz="0" w:space="0" w:color="auto" w:frame="1"/>
              </w:rPr>
              <w:lastRenderedPageBreak/>
              <w:t xml:space="preserve">Alex age year before </w:t>
            </w:r>
            <w:r>
              <w:rPr>
                <w:rStyle w:val="crayon-v"/>
                <w:rFonts w:ascii="inherit" w:hAnsi="inherit"/>
                <w:color w:val="000000"/>
                <w:sz w:val="21"/>
                <w:szCs w:val="21"/>
                <w:bdr w:val="none" w:sz="0" w:space="0" w:color="auto" w:frame="1"/>
              </w:rPr>
              <w:t>modification</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cn"/>
                <w:rFonts w:ascii="inherit" w:hAnsi="inherit"/>
                <w:color w:val="000000"/>
                <w:sz w:val="21"/>
                <w:szCs w:val="21"/>
                <w:bdr w:val="none" w:sz="0" w:space="0" w:color="auto" w:frame="1"/>
              </w:rPr>
              <w:t>1992</w:t>
            </w:r>
          </w:p>
          <w:p w:rsidR="002D05F7" w:rsidRDefault="002D05F7">
            <w:pPr>
              <w:wordWrap w:val="0"/>
              <w:textAlignment w:val="baseline"/>
              <w:rPr>
                <w:rFonts w:ascii="inherit" w:hAnsi="inherit"/>
                <w:color w:val="000000"/>
                <w:sz w:val="21"/>
                <w:szCs w:val="21"/>
              </w:rPr>
            </w:pPr>
            <w:r>
              <w:rPr>
                <w:rStyle w:val="crayon-e"/>
                <w:rFonts w:ascii="inherit" w:hAnsi="inherit"/>
                <w:color w:val="000000"/>
                <w:sz w:val="21"/>
                <w:szCs w:val="21"/>
                <w:bdr w:val="none" w:sz="0" w:space="0" w:color="auto" w:frame="1"/>
              </w:rPr>
              <w:lastRenderedPageBreak/>
              <w:t xml:space="preserve">Alex age year after </w:t>
            </w:r>
            <w:r>
              <w:rPr>
                <w:rStyle w:val="crayon-v"/>
                <w:rFonts w:ascii="inherit" w:hAnsi="inherit"/>
                <w:color w:val="000000"/>
                <w:sz w:val="21"/>
                <w:szCs w:val="21"/>
                <w:bdr w:val="none" w:sz="0" w:space="0" w:color="auto" w:frame="1"/>
              </w:rPr>
              <w:t>modification</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cn"/>
                <w:rFonts w:ascii="inherit" w:hAnsi="inherit"/>
                <w:color w:val="000000"/>
                <w:sz w:val="21"/>
                <w:szCs w:val="21"/>
                <w:bdr w:val="none" w:sz="0" w:space="0" w:color="auto" w:frame="1"/>
              </w:rPr>
              <w:t>1992</w:t>
            </w:r>
          </w:p>
        </w:tc>
      </w:tr>
    </w:tbl>
    <w:p w:rsidR="002D05F7" w:rsidRDefault="002D05F7" w:rsidP="002D05F7">
      <w:pPr>
        <w:pStyle w:val="NormalWeb"/>
        <w:shd w:val="clear" w:color="auto" w:fill="FFFFFF"/>
        <w:spacing w:before="0" w:beforeAutospacing="0" w:after="0" w:afterAutospacing="0"/>
        <w:textAlignment w:val="baseline"/>
        <w:rPr>
          <w:ins w:id="48" w:author="Unknown"/>
          <w:rFonts w:ascii="Helvetica" w:hAnsi="Helvetica" w:cs="Helvetica"/>
          <w:color w:val="444444"/>
          <w:sz w:val="27"/>
          <w:szCs w:val="27"/>
        </w:rPr>
      </w:pPr>
      <w:ins w:id="49" w:author="Unknown">
        <w:r>
          <w:rPr>
            <w:rFonts w:ascii="Helvetica" w:hAnsi="Helvetica" w:cs="Helvetica"/>
            <w:color w:val="444444"/>
            <w:sz w:val="27"/>
            <w:szCs w:val="27"/>
          </w:rPr>
          <w:lastRenderedPageBreak/>
          <w:t>As you see now, the age of </w:t>
        </w:r>
        <w:r>
          <w:rPr>
            <w:rStyle w:val="Emphasis"/>
            <w:rFonts w:ascii="inherit" w:hAnsi="inherit" w:cs="Helvetica"/>
            <w:b/>
            <w:bCs/>
            <w:color w:val="444444"/>
            <w:sz w:val="27"/>
            <w:szCs w:val="27"/>
            <w:bdr w:val="none" w:sz="0" w:space="0" w:color="auto" w:frame="1"/>
          </w:rPr>
          <w:t>Alex</w:t>
        </w:r>
        <w:r>
          <w:rPr>
            <w:rFonts w:ascii="Helvetica" w:hAnsi="Helvetica" w:cs="Helvetica"/>
            <w:color w:val="444444"/>
            <w:sz w:val="27"/>
            <w:szCs w:val="27"/>
          </w:rPr>
          <w:t> is never affected after construction and our class is back immutable.</w:t>
        </w:r>
      </w:ins>
    </w:p>
    <w:p w:rsidR="002D05F7" w:rsidRDefault="002D05F7" w:rsidP="002D05F7">
      <w:pPr>
        <w:pStyle w:val="Heading4"/>
        <w:shd w:val="clear" w:color="auto" w:fill="FFFFFF"/>
        <w:spacing w:before="0" w:after="210" w:line="312" w:lineRule="atLeast"/>
        <w:textAlignment w:val="baseline"/>
        <w:rPr>
          <w:ins w:id="50" w:author="Unknown"/>
          <w:rFonts w:ascii="Helvetica" w:hAnsi="Helvetica" w:cs="Helvetica"/>
          <w:b w:val="0"/>
          <w:bCs w:val="0"/>
          <w:color w:val="444444"/>
          <w:spacing w:val="-5"/>
          <w:sz w:val="36"/>
          <w:szCs w:val="36"/>
        </w:rPr>
      </w:pPr>
      <w:ins w:id="51" w:author="Unknown">
        <w:r>
          <w:rPr>
            <w:rFonts w:ascii="Helvetica" w:hAnsi="Helvetica" w:cs="Helvetica"/>
            <w:b w:val="0"/>
            <w:bCs w:val="0"/>
            <w:color w:val="444444"/>
            <w:spacing w:val="-5"/>
            <w:sz w:val="36"/>
            <w:szCs w:val="36"/>
          </w:rPr>
          <w:t>3.3. Returning mutable objects from immutable class</w:t>
        </w:r>
      </w:ins>
    </w:p>
    <w:p w:rsidR="002D05F7" w:rsidRDefault="002D05F7" w:rsidP="002D05F7">
      <w:pPr>
        <w:pStyle w:val="NormalWeb"/>
        <w:shd w:val="clear" w:color="auto" w:fill="FFFFFF"/>
        <w:spacing w:before="0" w:beforeAutospacing="0" w:after="240" w:afterAutospacing="0"/>
        <w:textAlignment w:val="baseline"/>
        <w:rPr>
          <w:ins w:id="52" w:author="Unknown"/>
          <w:rFonts w:ascii="Helvetica" w:hAnsi="Helvetica" w:cs="Helvetica"/>
          <w:color w:val="444444"/>
          <w:sz w:val="27"/>
          <w:szCs w:val="27"/>
        </w:rPr>
      </w:pPr>
      <w:ins w:id="53" w:author="Unknown">
        <w:r>
          <w:rPr>
            <w:rFonts w:ascii="Helvetica" w:hAnsi="Helvetica" w:cs="Helvetica"/>
            <w:color w:val="444444"/>
            <w:sz w:val="27"/>
            <w:szCs w:val="27"/>
          </w:rPr>
          <w:t>However, our class still have a leak and is not fully immutable, let’s take the following test scenario:</w:t>
        </w:r>
      </w:ins>
    </w:p>
    <w:tbl>
      <w:tblPr>
        <w:tblW w:w="0" w:type="auto"/>
        <w:tblCellSpacing w:w="15" w:type="dxa"/>
        <w:tblInd w:w="-375" w:type="dxa"/>
        <w:tblCellMar>
          <w:top w:w="15" w:type="dxa"/>
          <w:left w:w="15" w:type="dxa"/>
          <w:bottom w:w="15" w:type="dxa"/>
          <w:right w:w="15" w:type="dxa"/>
        </w:tblCellMar>
        <w:tblLook w:val="04A0"/>
      </w:tblPr>
      <w:tblGrid>
        <w:gridCol w:w="285"/>
        <w:gridCol w:w="9206"/>
      </w:tblGrid>
      <w:tr w:rsidR="002D05F7" w:rsidTr="002D05F7">
        <w:trPr>
          <w:tblCellSpacing w:w="15" w:type="dxa"/>
        </w:trPr>
        <w:tc>
          <w:tcPr>
            <w:tcW w:w="0" w:type="auto"/>
            <w:tcBorders>
              <w:top w:val="nil"/>
              <w:left w:val="nil"/>
              <w:bottom w:val="nil"/>
            </w:tcBorders>
            <w:shd w:val="clear" w:color="auto" w:fill="auto"/>
            <w:vAlign w:val="center"/>
            <w:hideMark/>
          </w:tcPr>
          <w:p w:rsidR="002D05F7" w:rsidRDefault="002D05F7">
            <w:pPr>
              <w:jc w:val="center"/>
              <w:textAlignment w:val="baseline"/>
              <w:rPr>
                <w:rFonts w:ascii="inherit" w:hAnsi="inherit"/>
                <w:sz w:val="21"/>
                <w:szCs w:val="21"/>
              </w:rPr>
            </w:pPr>
            <w:r>
              <w:rPr>
                <w:rFonts w:ascii="inherit" w:hAnsi="inherit"/>
                <w:sz w:val="21"/>
                <w:szCs w:val="21"/>
              </w:rPr>
              <w:t>1</w:t>
            </w:r>
          </w:p>
          <w:p w:rsidR="002D05F7" w:rsidRDefault="002D05F7">
            <w:pPr>
              <w:jc w:val="center"/>
              <w:textAlignment w:val="baseline"/>
              <w:rPr>
                <w:rFonts w:ascii="inherit" w:hAnsi="inherit"/>
                <w:sz w:val="21"/>
                <w:szCs w:val="21"/>
              </w:rPr>
            </w:pPr>
            <w:r>
              <w:rPr>
                <w:rFonts w:ascii="inherit" w:hAnsi="inherit"/>
                <w:sz w:val="21"/>
                <w:szCs w:val="21"/>
              </w:rPr>
              <w:t>2</w:t>
            </w:r>
          </w:p>
          <w:p w:rsidR="002D05F7" w:rsidRDefault="002D05F7">
            <w:pPr>
              <w:jc w:val="center"/>
              <w:textAlignment w:val="baseline"/>
              <w:rPr>
                <w:rFonts w:ascii="inherit" w:hAnsi="inherit"/>
                <w:sz w:val="21"/>
                <w:szCs w:val="21"/>
              </w:rPr>
            </w:pPr>
            <w:r>
              <w:rPr>
                <w:rFonts w:ascii="inherit" w:hAnsi="inherit"/>
                <w:sz w:val="21"/>
                <w:szCs w:val="21"/>
              </w:rPr>
              <w:t>3</w:t>
            </w:r>
          </w:p>
          <w:p w:rsidR="002D05F7" w:rsidRDefault="002D05F7">
            <w:pPr>
              <w:jc w:val="center"/>
              <w:textAlignment w:val="baseline"/>
              <w:rPr>
                <w:rFonts w:ascii="inherit" w:hAnsi="inherit"/>
                <w:sz w:val="21"/>
                <w:szCs w:val="21"/>
              </w:rPr>
            </w:pPr>
            <w:r>
              <w:rPr>
                <w:rFonts w:ascii="inherit" w:hAnsi="inherit"/>
                <w:sz w:val="21"/>
                <w:szCs w:val="21"/>
              </w:rPr>
              <w:t>4</w:t>
            </w:r>
          </w:p>
          <w:p w:rsidR="002D05F7" w:rsidRDefault="002D05F7">
            <w:pPr>
              <w:jc w:val="center"/>
              <w:textAlignment w:val="baseline"/>
              <w:rPr>
                <w:rFonts w:ascii="inherit" w:hAnsi="inherit"/>
                <w:sz w:val="21"/>
                <w:szCs w:val="21"/>
              </w:rPr>
            </w:pPr>
            <w:r>
              <w:rPr>
                <w:rFonts w:ascii="inherit" w:hAnsi="inherit"/>
                <w:sz w:val="21"/>
                <w:szCs w:val="21"/>
              </w:rPr>
              <w:t>5</w:t>
            </w:r>
          </w:p>
          <w:p w:rsidR="002D05F7" w:rsidRDefault="002D05F7">
            <w:pPr>
              <w:jc w:val="center"/>
              <w:textAlignment w:val="baseline"/>
              <w:rPr>
                <w:rFonts w:ascii="inherit" w:hAnsi="inherit"/>
                <w:sz w:val="21"/>
                <w:szCs w:val="21"/>
              </w:rPr>
            </w:pPr>
            <w:r>
              <w:rPr>
                <w:rFonts w:ascii="inherit" w:hAnsi="inherit"/>
                <w:sz w:val="21"/>
                <w:szCs w:val="21"/>
              </w:rPr>
              <w:t>6</w:t>
            </w:r>
          </w:p>
          <w:p w:rsidR="002D05F7" w:rsidRDefault="002D05F7">
            <w:pPr>
              <w:jc w:val="center"/>
              <w:textAlignment w:val="baseline"/>
              <w:rPr>
                <w:rFonts w:ascii="inherit" w:hAnsi="inherit"/>
                <w:sz w:val="21"/>
                <w:szCs w:val="21"/>
              </w:rPr>
            </w:pPr>
            <w:r>
              <w:rPr>
                <w:rFonts w:ascii="inherit" w:hAnsi="inherit"/>
                <w:sz w:val="21"/>
                <w:szCs w:val="21"/>
              </w:rPr>
              <w:t>7</w:t>
            </w:r>
          </w:p>
          <w:p w:rsidR="002D05F7" w:rsidRDefault="002D05F7">
            <w:pPr>
              <w:jc w:val="center"/>
              <w:textAlignment w:val="baseline"/>
              <w:rPr>
                <w:rFonts w:ascii="inherit" w:hAnsi="inherit"/>
                <w:sz w:val="21"/>
                <w:szCs w:val="21"/>
              </w:rPr>
            </w:pPr>
            <w:r>
              <w:rPr>
                <w:rFonts w:ascii="inherit" w:hAnsi="inherit"/>
                <w:sz w:val="21"/>
                <w:szCs w:val="21"/>
              </w:rPr>
              <w:t>8</w:t>
            </w:r>
          </w:p>
          <w:p w:rsidR="002D05F7" w:rsidRDefault="002D05F7">
            <w:pPr>
              <w:jc w:val="center"/>
              <w:textAlignment w:val="baseline"/>
              <w:rPr>
                <w:rFonts w:ascii="inherit" w:hAnsi="inherit"/>
                <w:sz w:val="21"/>
                <w:szCs w:val="21"/>
              </w:rPr>
            </w:pPr>
            <w:r>
              <w:rPr>
                <w:rFonts w:ascii="inherit" w:hAnsi="inherit"/>
                <w:sz w:val="21"/>
                <w:szCs w:val="21"/>
              </w:rPr>
              <w:t>9</w:t>
            </w:r>
          </w:p>
          <w:p w:rsidR="002D05F7" w:rsidRDefault="002D05F7">
            <w:pPr>
              <w:jc w:val="center"/>
              <w:textAlignment w:val="baseline"/>
              <w:rPr>
                <w:rFonts w:ascii="inherit" w:hAnsi="inherit"/>
                <w:sz w:val="21"/>
                <w:szCs w:val="21"/>
              </w:rPr>
            </w:pPr>
            <w:r>
              <w:rPr>
                <w:rFonts w:ascii="inherit" w:hAnsi="inherit"/>
                <w:sz w:val="21"/>
                <w:szCs w:val="21"/>
              </w:rPr>
              <w:t>10</w:t>
            </w:r>
          </w:p>
          <w:p w:rsidR="002D05F7" w:rsidRDefault="002D05F7">
            <w:pPr>
              <w:jc w:val="center"/>
              <w:textAlignment w:val="baseline"/>
              <w:rPr>
                <w:rFonts w:ascii="inherit" w:hAnsi="inherit"/>
                <w:sz w:val="21"/>
                <w:szCs w:val="21"/>
              </w:rPr>
            </w:pPr>
            <w:r>
              <w:rPr>
                <w:rFonts w:ascii="inherit" w:hAnsi="inherit"/>
                <w:sz w:val="21"/>
                <w:szCs w:val="21"/>
              </w:rPr>
              <w:t>11</w:t>
            </w:r>
          </w:p>
          <w:p w:rsidR="002D05F7" w:rsidRDefault="002D05F7">
            <w:pPr>
              <w:jc w:val="center"/>
              <w:textAlignment w:val="baseline"/>
              <w:rPr>
                <w:rFonts w:ascii="inherit" w:hAnsi="inherit"/>
                <w:sz w:val="21"/>
                <w:szCs w:val="21"/>
              </w:rPr>
            </w:pPr>
            <w:r>
              <w:rPr>
                <w:rFonts w:ascii="inherit" w:hAnsi="inherit"/>
                <w:sz w:val="21"/>
                <w:szCs w:val="21"/>
              </w:rPr>
              <w:t>12</w:t>
            </w:r>
          </w:p>
        </w:tc>
        <w:tc>
          <w:tcPr>
            <w:tcW w:w="13605" w:type="dxa"/>
            <w:tcBorders>
              <w:top w:val="nil"/>
              <w:left w:val="nil"/>
              <w:bottom w:val="nil"/>
              <w:right w:val="nil"/>
            </w:tcBorders>
            <w:shd w:val="clear" w:color="auto" w:fill="auto"/>
            <w:vAlign w:val="center"/>
            <w:hideMark/>
          </w:tcPr>
          <w:p w:rsidR="002D05F7" w:rsidRDefault="002D05F7">
            <w:pPr>
              <w:wordWrap w:val="0"/>
              <w:textAlignment w:val="baseline"/>
              <w:rPr>
                <w:rFonts w:ascii="inherit" w:hAnsi="inherit"/>
                <w:color w:val="000000"/>
                <w:sz w:val="21"/>
                <w:szCs w:val="21"/>
              </w:rPr>
            </w:pP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m"/>
                <w:rFonts w:ascii="inherit" w:hAnsi="inherit"/>
                <w:color w:val="000000"/>
                <w:sz w:val="21"/>
                <w:szCs w:val="21"/>
                <w:bdr w:val="none" w:sz="0" w:space="0" w:color="auto" w:frame="1"/>
              </w:rPr>
              <w:t>static</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void</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main</w:t>
            </w:r>
            <w:r>
              <w:rPr>
                <w:rStyle w:val="crayon-sy"/>
                <w:rFonts w:ascii="inherit" w:hAnsi="inherit"/>
                <w:color w:val="000000"/>
                <w:sz w:val="21"/>
                <w:szCs w:val="21"/>
                <w:bdr w:val="none" w:sz="0" w:space="0" w:color="auto" w:frame="1"/>
              </w:rPr>
              <w:t>(</w:t>
            </w:r>
            <w:r>
              <w:rPr>
                <w:rStyle w:val="crayon-t"/>
                <w:rFonts w:ascii="inherit" w:hAnsi="inherit"/>
                <w:color w:val="000000"/>
                <w:sz w:val="21"/>
                <w:szCs w:val="21"/>
                <w:bdr w:val="none" w:sz="0" w:space="0" w:color="auto" w:frame="1"/>
              </w:rPr>
              <w:t>String</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args</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e"/>
                <w:rFonts w:ascii="inherit" w:hAnsi="inherit"/>
                <w:color w:val="000000"/>
                <w:sz w:val="21"/>
                <w:szCs w:val="21"/>
                <w:bdr w:val="none" w:sz="0" w:space="0" w:color="auto" w:frame="1"/>
              </w:rPr>
              <w:t xml:space="preserve">Age </w:t>
            </w:r>
            <w:r>
              <w:rPr>
                <w:rStyle w:val="crayon-v"/>
                <w:rFonts w:ascii="inherit" w:hAnsi="inherit"/>
                <w:color w:val="000000"/>
                <w:sz w:val="21"/>
                <w:szCs w:val="21"/>
                <w:bdr w:val="none" w:sz="0" w:space="0" w:color="auto" w:frame="1"/>
              </w:rPr>
              <w:t>age</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r"/>
                <w:rFonts w:ascii="inherit" w:hAnsi="inherit"/>
                <w:color w:val="000000"/>
                <w:sz w:val="21"/>
                <w:szCs w:val="21"/>
                <w:bdr w:val="none" w:sz="0" w:space="0" w:color="auto" w:frame="1"/>
              </w:rPr>
              <w:t>new</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setDay</w:t>
            </w:r>
            <w:r>
              <w:rPr>
                <w:rStyle w:val="crayon-sy"/>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1</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setMonth</w:t>
            </w:r>
            <w:r>
              <w:rPr>
                <w:rStyle w:val="crayon-sy"/>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1</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setYear</w:t>
            </w:r>
            <w:r>
              <w:rPr>
                <w:rStyle w:val="crayon-sy"/>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1992</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e"/>
                <w:rFonts w:ascii="inherit" w:hAnsi="inherit"/>
                <w:color w:val="000000"/>
                <w:sz w:val="21"/>
                <w:szCs w:val="21"/>
                <w:bdr w:val="none" w:sz="0" w:space="0" w:color="auto" w:frame="1"/>
              </w:rPr>
              <w:t xml:space="preserve">ImmutableStudent </w:t>
            </w:r>
            <w:r>
              <w:rPr>
                <w:rStyle w:val="crayon-v"/>
                <w:rFonts w:ascii="inherit" w:hAnsi="inherit"/>
                <w:color w:val="000000"/>
                <w:sz w:val="21"/>
                <w:szCs w:val="21"/>
                <w:bdr w:val="none" w:sz="0" w:space="0" w:color="auto" w:frame="1"/>
              </w:rPr>
              <w:t>student</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r"/>
                <w:rFonts w:ascii="inherit" w:hAnsi="inherit"/>
                <w:color w:val="000000"/>
                <w:sz w:val="21"/>
                <w:szCs w:val="21"/>
                <w:bdr w:val="none" w:sz="0" w:space="0" w:color="auto" w:frame="1"/>
              </w:rPr>
              <w:t>new</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ImmutableStudent</w:t>
            </w:r>
            <w:r>
              <w:rPr>
                <w:rStyle w:val="crayon-sy"/>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1</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
                <w:rFonts w:ascii="inherit" w:hAnsi="inherit"/>
                <w:color w:val="000000"/>
                <w:sz w:val="21"/>
                <w:szCs w:val="21"/>
                <w:bdr w:val="none" w:sz="0" w:space="0" w:color="auto" w:frame="1"/>
              </w:rPr>
              <w:t>"Alex"</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v"/>
                <w:rFonts w:ascii="inherit" w:hAnsi="inherit"/>
                <w:color w:val="000000"/>
                <w:sz w:val="21"/>
                <w:szCs w:val="21"/>
                <w:bdr w:val="none" w:sz="0" w:space="0" w:color="auto" w:frame="1"/>
              </w:rPr>
              <w:t>System</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out</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println</w:t>
            </w:r>
            <w:r>
              <w:rPr>
                <w:rStyle w:val="crayon-sy"/>
                <w:rFonts w:ascii="inherit" w:hAnsi="inherit"/>
                <w:color w:val="000000"/>
                <w:sz w:val="21"/>
                <w:szCs w:val="21"/>
                <w:bdr w:val="none" w:sz="0" w:space="0" w:color="auto" w:frame="1"/>
              </w:rPr>
              <w:t>(</w:t>
            </w:r>
            <w:r>
              <w:rPr>
                <w:rStyle w:val="crayon-s"/>
                <w:rFonts w:ascii="inherit" w:hAnsi="inherit"/>
                <w:color w:val="000000"/>
                <w:sz w:val="21"/>
                <w:szCs w:val="21"/>
                <w:bdr w:val="none" w:sz="0" w:space="0" w:color="auto" w:frame="1"/>
              </w:rPr>
              <w:t>"Alex age year before modification = "</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student</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getAge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getYear</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v"/>
                <w:rFonts w:ascii="inherit" w:hAnsi="inherit"/>
                <w:color w:val="000000"/>
                <w:sz w:val="21"/>
                <w:szCs w:val="21"/>
                <w:bdr w:val="none" w:sz="0" w:space="0" w:color="auto" w:frame="1"/>
              </w:rPr>
              <w:t>student</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getAge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setYear</w:t>
            </w:r>
            <w:r>
              <w:rPr>
                <w:rStyle w:val="crayon-sy"/>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1993</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v"/>
                <w:rFonts w:ascii="inherit" w:hAnsi="inherit"/>
                <w:color w:val="000000"/>
                <w:sz w:val="21"/>
                <w:szCs w:val="21"/>
                <w:bdr w:val="none" w:sz="0" w:space="0" w:color="auto" w:frame="1"/>
              </w:rPr>
              <w:t>System</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out</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println</w:t>
            </w:r>
            <w:r>
              <w:rPr>
                <w:rStyle w:val="crayon-sy"/>
                <w:rFonts w:ascii="inherit" w:hAnsi="inherit"/>
                <w:color w:val="000000"/>
                <w:sz w:val="21"/>
                <w:szCs w:val="21"/>
                <w:bdr w:val="none" w:sz="0" w:space="0" w:color="auto" w:frame="1"/>
              </w:rPr>
              <w:t>(</w:t>
            </w:r>
            <w:r>
              <w:rPr>
                <w:rStyle w:val="crayon-s"/>
                <w:rFonts w:ascii="inherit" w:hAnsi="inherit"/>
                <w:color w:val="000000"/>
                <w:sz w:val="21"/>
                <w:szCs w:val="21"/>
                <w:bdr w:val="none" w:sz="0" w:space="0" w:color="auto" w:frame="1"/>
              </w:rPr>
              <w:t>"Alex age year after modification = "</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student</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getAge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getYear</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tc>
      </w:tr>
    </w:tbl>
    <w:p w:rsidR="002D05F7" w:rsidRDefault="002D05F7" w:rsidP="002D05F7">
      <w:pPr>
        <w:pStyle w:val="NormalWeb"/>
        <w:shd w:val="clear" w:color="auto" w:fill="FFFFFF"/>
        <w:spacing w:before="0" w:beforeAutospacing="0" w:after="240" w:afterAutospacing="0"/>
        <w:textAlignment w:val="baseline"/>
        <w:rPr>
          <w:ins w:id="54" w:author="Unknown"/>
          <w:rFonts w:ascii="Helvetica" w:hAnsi="Helvetica" w:cs="Helvetica"/>
          <w:color w:val="444444"/>
          <w:sz w:val="27"/>
          <w:szCs w:val="27"/>
        </w:rPr>
      </w:pPr>
      <w:ins w:id="55" w:author="Unknown">
        <w:r>
          <w:rPr>
            <w:rFonts w:ascii="Helvetica" w:hAnsi="Helvetica" w:cs="Helvetica"/>
            <w:color w:val="444444"/>
            <w:sz w:val="27"/>
            <w:szCs w:val="27"/>
          </w:rPr>
          <w:t>Output:</w:t>
        </w:r>
      </w:ins>
    </w:p>
    <w:tbl>
      <w:tblPr>
        <w:tblW w:w="0" w:type="auto"/>
        <w:tblCellSpacing w:w="15" w:type="dxa"/>
        <w:tblInd w:w="-270" w:type="dxa"/>
        <w:tblCellMar>
          <w:top w:w="15" w:type="dxa"/>
          <w:left w:w="15" w:type="dxa"/>
          <w:bottom w:w="15" w:type="dxa"/>
          <w:right w:w="15" w:type="dxa"/>
        </w:tblCellMar>
        <w:tblLook w:val="04A0"/>
      </w:tblPr>
      <w:tblGrid>
        <w:gridCol w:w="180"/>
        <w:gridCol w:w="9206"/>
      </w:tblGrid>
      <w:tr w:rsidR="002D05F7" w:rsidTr="002D05F7">
        <w:trPr>
          <w:tblCellSpacing w:w="15" w:type="dxa"/>
        </w:trPr>
        <w:tc>
          <w:tcPr>
            <w:tcW w:w="0" w:type="auto"/>
            <w:tcBorders>
              <w:top w:val="nil"/>
              <w:left w:val="nil"/>
              <w:bottom w:val="nil"/>
            </w:tcBorders>
            <w:vAlign w:val="center"/>
            <w:hideMark/>
          </w:tcPr>
          <w:p w:rsidR="002D05F7" w:rsidRDefault="002D05F7">
            <w:pPr>
              <w:jc w:val="center"/>
              <w:textAlignment w:val="baseline"/>
              <w:rPr>
                <w:rFonts w:ascii="inherit" w:hAnsi="inherit"/>
                <w:sz w:val="21"/>
                <w:szCs w:val="21"/>
              </w:rPr>
            </w:pPr>
            <w:r>
              <w:rPr>
                <w:rFonts w:ascii="inherit" w:hAnsi="inherit"/>
                <w:sz w:val="21"/>
                <w:szCs w:val="21"/>
              </w:rPr>
              <w:t>1</w:t>
            </w:r>
          </w:p>
          <w:p w:rsidR="002D05F7" w:rsidRDefault="002D05F7">
            <w:pPr>
              <w:jc w:val="center"/>
              <w:textAlignment w:val="baseline"/>
              <w:rPr>
                <w:rFonts w:ascii="inherit" w:hAnsi="inherit"/>
                <w:sz w:val="21"/>
                <w:szCs w:val="21"/>
              </w:rPr>
            </w:pPr>
            <w:r>
              <w:rPr>
                <w:rFonts w:ascii="inherit" w:hAnsi="inherit"/>
                <w:sz w:val="21"/>
                <w:szCs w:val="21"/>
              </w:rPr>
              <w:t>2</w:t>
            </w:r>
          </w:p>
        </w:tc>
        <w:tc>
          <w:tcPr>
            <w:tcW w:w="13605" w:type="dxa"/>
            <w:tcBorders>
              <w:top w:val="nil"/>
              <w:left w:val="nil"/>
              <w:bottom w:val="nil"/>
              <w:right w:val="nil"/>
            </w:tcBorders>
            <w:vAlign w:val="center"/>
            <w:hideMark/>
          </w:tcPr>
          <w:p w:rsidR="002D05F7" w:rsidRDefault="002D05F7">
            <w:pPr>
              <w:wordWrap w:val="0"/>
              <w:textAlignment w:val="baseline"/>
              <w:rPr>
                <w:rFonts w:ascii="inherit" w:hAnsi="inherit"/>
                <w:color w:val="000000"/>
                <w:sz w:val="21"/>
                <w:szCs w:val="21"/>
              </w:rPr>
            </w:pPr>
            <w:r>
              <w:rPr>
                <w:rStyle w:val="crayon-e"/>
                <w:rFonts w:ascii="inherit" w:hAnsi="inherit"/>
                <w:color w:val="000000"/>
                <w:sz w:val="21"/>
                <w:szCs w:val="21"/>
                <w:bdr w:val="none" w:sz="0" w:space="0" w:color="auto" w:frame="1"/>
              </w:rPr>
              <w:t xml:space="preserve">Alex age year before </w:t>
            </w:r>
            <w:r>
              <w:rPr>
                <w:rStyle w:val="crayon-v"/>
                <w:rFonts w:ascii="inherit" w:hAnsi="inherit"/>
                <w:color w:val="000000"/>
                <w:sz w:val="21"/>
                <w:szCs w:val="21"/>
                <w:bdr w:val="none" w:sz="0" w:space="0" w:color="auto" w:frame="1"/>
              </w:rPr>
              <w:t>modification</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cn"/>
                <w:rFonts w:ascii="inherit" w:hAnsi="inherit"/>
                <w:color w:val="000000"/>
                <w:sz w:val="21"/>
                <w:szCs w:val="21"/>
                <w:bdr w:val="none" w:sz="0" w:space="0" w:color="auto" w:frame="1"/>
              </w:rPr>
              <w:t>1992</w:t>
            </w:r>
          </w:p>
          <w:p w:rsidR="002D05F7" w:rsidRDefault="002D05F7">
            <w:pPr>
              <w:wordWrap w:val="0"/>
              <w:textAlignment w:val="baseline"/>
              <w:rPr>
                <w:rFonts w:ascii="inherit" w:hAnsi="inherit"/>
                <w:color w:val="000000"/>
                <w:sz w:val="21"/>
                <w:szCs w:val="21"/>
              </w:rPr>
            </w:pPr>
            <w:r>
              <w:rPr>
                <w:rStyle w:val="crayon-e"/>
                <w:rFonts w:ascii="inherit" w:hAnsi="inherit"/>
                <w:color w:val="000000"/>
                <w:sz w:val="21"/>
                <w:szCs w:val="21"/>
                <w:bdr w:val="none" w:sz="0" w:space="0" w:color="auto" w:frame="1"/>
              </w:rPr>
              <w:t xml:space="preserve">Alex age year after </w:t>
            </w:r>
            <w:r>
              <w:rPr>
                <w:rStyle w:val="crayon-v"/>
                <w:rFonts w:ascii="inherit" w:hAnsi="inherit"/>
                <w:color w:val="000000"/>
                <w:sz w:val="21"/>
                <w:szCs w:val="21"/>
                <w:bdr w:val="none" w:sz="0" w:space="0" w:color="auto" w:frame="1"/>
              </w:rPr>
              <w:t>modification</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cn"/>
                <w:rFonts w:ascii="inherit" w:hAnsi="inherit"/>
                <w:color w:val="000000"/>
                <w:sz w:val="21"/>
                <w:szCs w:val="21"/>
                <w:bdr w:val="none" w:sz="0" w:space="0" w:color="auto" w:frame="1"/>
              </w:rPr>
              <w:t>1993</w:t>
            </w:r>
          </w:p>
        </w:tc>
      </w:tr>
    </w:tbl>
    <w:p w:rsidR="002D05F7" w:rsidRDefault="002D05F7" w:rsidP="002D05F7">
      <w:pPr>
        <w:pStyle w:val="NormalWeb"/>
        <w:shd w:val="clear" w:color="auto" w:fill="FFFFFF"/>
        <w:spacing w:before="0" w:beforeAutospacing="0" w:after="0" w:afterAutospacing="0"/>
        <w:textAlignment w:val="baseline"/>
        <w:rPr>
          <w:ins w:id="56" w:author="Unknown"/>
          <w:rFonts w:ascii="Helvetica" w:hAnsi="Helvetica" w:cs="Helvetica"/>
          <w:color w:val="444444"/>
          <w:sz w:val="27"/>
          <w:szCs w:val="27"/>
        </w:rPr>
      </w:pPr>
      <w:ins w:id="57" w:author="Unknown">
        <w:r>
          <w:rPr>
            <w:rFonts w:ascii="Helvetica" w:hAnsi="Helvetica" w:cs="Helvetica"/>
            <w:color w:val="444444"/>
            <w:sz w:val="27"/>
            <w:szCs w:val="27"/>
          </w:rPr>
          <w:t>Again according to step </w:t>
        </w:r>
        <w:r>
          <w:rPr>
            <w:rStyle w:val="Strong"/>
            <w:rFonts w:ascii="inherit" w:hAnsi="inherit" w:cs="Helvetica"/>
            <w:color w:val="444444"/>
            <w:sz w:val="27"/>
            <w:szCs w:val="27"/>
            <w:bdr w:val="none" w:sz="0" w:space="0" w:color="auto" w:frame="1"/>
          </w:rPr>
          <w:t>#4</w:t>
        </w:r>
        <w:r>
          <w:rPr>
            <w:rFonts w:ascii="Helvetica" w:hAnsi="Helvetica" w:cs="Helvetica"/>
            <w:color w:val="444444"/>
            <w:sz w:val="27"/>
            <w:szCs w:val="27"/>
          </w:rPr>
          <w:t>, when returning mutable fields from immutable object, you should return a clone instance of them and not the real instance of the field.</w:t>
        </w:r>
      </w:ins>
    </w:p>
    <w:p w:rsidR="002D05F7" w:rsidRDefault="002D05F7" w:rsidP="002D05F7">
      <w:pPr>
        <w:pStyle w:val="NormalWeb"/>
        <w:shd w:val="clear" w:color="auto" w:fill="FFFFFF"/>
        <w:spacing w:before="0" w:beforeAutospacing="0" w:after="0" w:afterAutospacing="0"/>
        <w:textAlignment w:val="baseline"/>
        <w:rPr>
          <w:ins w:id="58" w:author="Unknown"/>
          <w:rFonts w:ascii="Helvetica" w:hAnsi="Helvetica" w:cs="Helvetica"/>
          <w:color w:val="444444"/>
          <w:sz w:val="27"/>
          <w:szCs w:val="27"/>
        </w:rPr>
      </w:pPr>
      <w:ins w:id="59" w:author="Unknown">
        <w:r>
          <w:rPr>
            <w:rFonts w:ascii="Helvetica" w:hAnsi="Helvetica" w:cs="Helvetica"/>
            <w:color w:val="444444"/>
            <w:sz w:val="27"/>
            <w:szCs w:val="27"/>
          </w:rPr>
          <w:t>So we modify </w:t>
        </w:r>
        <w:r>
          <w:rPr>
            <w:rStyle w:val="Emphasis"/>
            <w:rFonts w:ascii="inherit" w:hAnsi="inherit" w:cs="Helvetica"/>
            <w:b/>
            <w:bCs/>
            <w:color w:val="444444"/>
            <w:sz w:val="27"/>
            <w:szCs w:val="27"/>
            <w:bdr w:val="none" w:sz="0" w:space="0" w:color="auto" w:frame="1"/>
          </w:rPr>
          <w:t>getAge() </w:t>
        </w:r>
        <w:r>
          <w:rPr>
            <w:rFonts w:ascii="Helvetica" w:hAnsi="Helvetica" w:cs="Helvetica"/>
            <w:color w:val="444444"/>
            <w:sz w:val="27"/>
            <w:szCs w:val="27"/>
          </w:rPr>
          <w:t>in order to return a clone of the object’s age:</w:t>
        </w:r>
      </w:ins>
    </w:p>
    <w:p w:rsidR="002D05F7" w:rsidRDefault="002D05F7" w:rsidP="002D05F7">
      <w:pPr>
        <w:textAlignment w:val="baseline"/>
        <w:rPr>
          <w:ins w:id="60" w:author="Unknown"/>
          <w:rFonts w:ascii="Courier New" w:hAnsi="Courier New" w:cs="Courier New"/>
          <w:color w:val="444444"/>
          <w:sz w:val="24"/>
          <w:szCs w:val="24"/>
        </w:rPr>
      </w:pPr>
      <w:ins w:id="61" w:author="Unknown">
        <w:r>
          <w:rPr>
            <w:rStyle w:val="crayon-title"/>
            <w:rFonts w:ascii="inherit" w:hAnsi="inherit"/>
            <w:color w:val="444444"/>
            <w:bdr w:val="none" w:sz="0" w:space="0" w:color="auto" w:frame="1"/>
          </w:rPr>
          <w:t>ImmutableStudent.java</w:t>
        </w:r>
      </w:ins>
    </w:p>
    <w:tbl>
      <w:tblPr>
        <w:tblW w:w="0" w:type="auto"/>
        <w:tblCellSpacing w:w="15" w:type="dxa"/>
        <w:tblInd w:w="-270" w:type="dxa"/>
        <w:tblCellMar>
          <w:top w:w="15" w:type="dxa"/>
          <w:left w:w="15" w:type="dxa"/>
          <w:bottom w:w="15" w:type="dxa"/>
          <w:right w:w="15" w:type="dxa"/>
        </w:tblCellMar>
        <w:tblLook w:val="04A0"/>
      </w:tblPr>
      <w:tblGrid>
        <w:gridCol w:w="180"/>
        <w:gridCol w:w="9206"/>
      </w:tblGrid>
      <w:tr w:rsidR="002D05F7" w:rsidRPr="00AA22AE" w:rsidTr="002D05F7">
        <w:trPr>
          <w:tblCellSpacing w:w="15" w:type="dxa"/>
        </w:trPr>
        <w:tc>
          <w:tcPr>
            <w:tcW w:w="0" w:type="auto"/>
            <w:tcBorders>
              <w:top w:val="nil"/>
              <w:left w:val="nil"/>
              <w:bottom w:val="nil"/>
            </w:tcBorders>
            <w:shd w:val="clear" w:color="auto" w:fill="auto"/>
            <w:vAlign w:val="center"/>
            <w:hideMark/>
          </w:tcPr>
          <w:p w:rsidR="002D05F7" w:rsidRPr="00AA22AE" w:rsidRDefault="002D05F7">
            <w:pPr>
              <w:jc w:val="center"/>
              <w:textAlignment w:val="baseline"/>
              <w:rPr>
                <w:rFonts w:ascii="inherit" w:hAnsi="inherit"/>
                <w:sz w:val="21"/>
                <w:szCs w:val="21"/>
                <w:u w:val="single" w:color="FFFFFF" w:themeColor="background1"/>
              </w:rPr>
            </w:pPr>
            <w:r w:rsidRPr="00AA22AE">
              <w:rPr>
                <w:rFonts w:ascii="inherit" w:hAnsi="inherit"/>
                <w:sz w:val="21"/>
                <w:szCs w:val="21"/>
                <w:u w:val="single" w:color="FFFFFF" w:themeColor="background1"/>
              </w:rPr>
              <w:t>1</w:t>
            </w:r>
          </w:p>
          <w:p w:rsidR="002D05F7" w:rsidRPr="00AA22AE" w:rsidRDefault="002D05F7">
            <w:pPr>
              <w:jc w:val="center"/>
              <w:textAlignment w:val="baseline"/>
              <w:rPr>
                <w:rFonts w:ascii="inherit" w:hAnsi="inherit"/>
                <w:sz w:val="21"/>
                <w:szCs w:val="21"/>
                <w:u w:val="single" w:color="FFFFFF" w:themeColor="background1"/>
              </w:rPr>
            </w:pPr>
            <w:r w:rsidRPr="00AA22AE">
              <w:rPr>
                <w:rFonts w:ascii="inherit" w:hAnsi="inherit"/>
                <w:sz w:val="21"/>
                <w:szCs w:val="21"/>
                <w:u w:val="single" w:color="FFFFFF" w:themeColor="background1"/>
              </w:rPr>
              <w:t>2</w:t>
            </w:r>
          </w:p>
          <w:p w:rsidR="002D05F7" w:rsidRPr="00AA22AE" w:rsidRDefault="002D05F7">
            <w:pPr>
              <w:jc w:val="center"/>
              <w:textAlignment w:val="baseline"/>
              <w:rPr>
                <w:rFonts w:ascii="inherit" w:hAnsi="inherit"/>
                <w:sz w:val="21"/>
                <w:szCs w:val="21"/>
                <w:u w:val="single" w:color="FFFFFF" w:themeColor="background1"/>
              </w:rPr>
            </w:pPr>
            <w:r w:rsidRPr="00AA22AE">
              <w:rPr>
                <w:rFonts w:ascii="inherit" w:hAnsi="inherit"/>
                <w:sz w:val="21"/>
                <w:szCs w:val="21"/>
                <w:u w:val="single" w:color="FFFFFF" w:themeColor="background1"/>
              </w:rPr>
              <w:t>3</w:t>
            </w:r>
          </w:p>
          <w:p w:rsidR="002D05F7" w:rsidRPr="00AA22AE" w:rsidRDefault="002D05F7">
            <w:pPr>
              <w:jc w:val="center"/>
              <w:textAlignment w:val="baseline"/>
              <w:rPr>
                <w:rFonts w:ascii="inherit" w:hAnsi="inherit"/>
                <w:sz w:val="21"/>
                <w:szCs w:val="21"/>
                <w:u w:val="single" w:color="FFFFFF" w:themeColor="background1"/>
              </w:rPr>
            </w:pPr>
            <w:r w:rsidRPr="00AA22AE">
              <w:rPr>
                <w:rFonts w:ascii="inherit" w:hAnsi="inherit"/>
                <w:sz w:val="21"/>
                <w:szCs w:val="21"/>
                <w:u w:val="single" w:color="FFFFFF" w:themeColor="background1"/>
              </w:rPr>
              <w:t>4</w:t>
            </w:r>
          </w:p>
          <w:p w:rsidR="002D05F7" w:rsidRPr="00AA22AE" w:rsidRDefault="002D05F7">
            <w:pPr>
              <w:jc w:val="center"/>
              <w:textAlignment w:val="baseline"/>
              <w:rPr>
                <w:rFonts w:ascii="inherit" w:hAnsi="inherit"/>
                <w:sz w:val="21"/>
                <w:szCs w:val="21"/>
                <w:u w:val="single" w:color="FFFFFF" w:themeColor="background1"/>
              </w:rPr>
            </w:pPr>
            <w:r w:rsidRPr="00AA22AE">
              <w:rPr>
                <w:rFonts w:ascii="inherit" w:hAnsi="inherit"/>
                <w:sz w:val="21"/>
                <w:szCs w:val="21"/>
                <w:u w:val="single" w:color="FFFFFF" w:themeColor="background1"/>
              </w:rPr>
              <w:lastRenderedPageBreak/>
              <w:t>5</w:t>
            </w:r>
          </w:p>
          <w:p w:rsidR="002D05F7" w:rsidRPr="00AA22AE" w:rsidRDefault="002D05F7">
            <w:pPr>
              <w:jc w:val="center"/>
              <w:textAlignment w:val="baseline"/>
              <w:rPr>
                <w:rFonts w:ascii="inherit" w:hAnsi="inherit"/>
                <w:sz w:val="21"/>
                <w:szCs w:val="21"/>
                <w:u w:val="single" w:color="FFFFFF" w:themeColor="background1"/>
              </w:rPr>
            </w:pPr>
            <w:r w:rsidRPr="00AA22AE">
              <w:rPr>
                <w:rFonts w:ascii="inherit" w:hAnsi="inherit"/>
                <w:sz w:val="21"/>
                <w:szCs w:val="21"/>
                <w:u w:val="single" w:color="FFFFFF" w:themeColor="background1"/>
              </w:rPr>
              <w:t>6</w:t>
            </w:r>
          </w:p>
          <w:p w:rsidR="002D05F7" w:rsidRPr="00AA22AE" w:rsidRDefault="002D05F7">
            <w:pPr>
              <w:jc w:val="center"/>
              <w:textAlignment w:val="baseline"/>
              <w:rPr>
                <w:rFonts w:ascii="inherit" w:hAnsi="inherit"/>
                <w:sz w:val="21"/>
                <w:szCs w:val="21"/>
                <w:u w:val="single" w:color="FFFFFF" w:themeColor="background1"/>
              </w:rPr>
            </w:pPr>
            <w:r w:rsidRPr="00AA22AE">
              <w:rPr>
                <w:rFonts w:ascii="inherit" w:hAnsi="inherit"/>
                <w:sz w:val="21"/>
                <w:szCs w:val="21"/>
                <w:u w:val="single" w:color="FFFFFF" w:themeColor="background1"/>
              </w:rPr>
              <w:t>7</w:t>
            </w:r>
          </w:p>
          <w:p w:rsidR="002D05F7" w:rsidRPr="00AA22AE" w:rsidRDefault="002D05F7">
            <w:pPr>
              <w:jc w:val="center"/>
              <w:textAlignment w:val="baseline"/>
              <w:rPr>
                <w:rFonts w:ascii="inherit" w:hAnsi="inherit"/>
                <w:sz w:val="21"/>
                <w:szCs w:val="21"/>
                <w:u w:val="single" w:color="FFFFFF" w:themeColor="background1"/>
              </w:rPr>
            </w:pPr>
            <w:r w:rsidRPr="00AA22AE">
              <w:rPr>
                <w:rFonts w:ascii="inherit" w:hAnsi="inherit"/>
                <w:sz w:val="21"/>
                <w:szCs w:val="21"/>
                <w:u w:val="single" w:color="FFFFFF" w:themeColor="background1"/>
              </w:rPr>
              <w:t>8</w:t>
            </w:r>
          </w:p>
        </w:tc>
        <w:tc>
          <w:tcPr>
            <w:tcW w:w="13605" w:type="dxa"/>
            <w:tcBorders>
              <w:top w:val="nil"/>
              <w:left w:val="nil"/>
              <w:bottom w:val="nil"/>
              <w:right w:val="nil"/>
            </w:tcBorders>
            <w:shd w:val="clear" w:color="auto" w:fill="auto"/>
            <w:vAlign w:val="center"/>
            <w:hideMark/>
          </w:tcPr>
          <w:p w:rsidR="002D05F7" w:rsidRPr="00AA22AE" w:rsidRDefault="002D05F7">
            <w:pPr>
              <w:wordWrap w:val="0"/>
              <w:textAlignment w:val="baseline"/>
              <w:rPr>
                <w:rFonts w:ascii="inherit" w:hAnsi="inherit"/>
                <w:color w:val="000000"/>
                <w:sz w:val="21"/>
                <w:szCs w:val="21"/>
                <w:u w:val="single" w:color="FFFFFF" w:themeColor="background1"/>
              </w:rPr>
            </w:pPr>
            <w:r w:rsidRPr="00AA22AE">
              <w:rPr>
                <w:rStyle w:val="crayon-m"/>
                <w:rFonts w:ascii="inherit" w:hAnsi="inherit"/>
                <w:color w:val="000000"/>
                <w:sz w:val="21"/>
                <w:szCs w:val="21"/>
                <w:u w:val="single" w:color="FFFFFF" w:themeColor="background1"/>
                <w:bdr w:val="none" w:sz="0" w:space="0" w:color="auto" w:frame="1"/>
              </w:rPr>
              <w:lastRenderedPageBreak/>
              <w:t>public</w:t>
            </w:r>
            <w:r w:rsidRPr="00AA22AE">
              <w:rPr>
                <w:rStyle w:val="crayon-h"/>
                <w:rFonts w:ascii="inherit" w:hAnsi="inherit"/>
                <w:color w:val="000000"/>
                <w:sz w:val="21"/>
                <w:szCs w:val="21"/>
                <w:u w:val="single" w:color="FFFFFF" w:themeColor="background1"/>
                <w:bdr w:val="none" w:sz="0" w:space="0" w:color="auto" w:frame="1"/>
              </w:rPr>
              <w:t xml:space="preserve"> </w:t>
            </w:r>
            <w:r w:rsidRPr="00AA22AE">
              <w:rPr>
                <w:rStyle w:val="crayon-e"/>
                <w:rFonts w:ascii="inherit" w:hAnsi="inherit"/>
                <w:color w:val="000000"/>
                <w:sz w:val="21"/>
                <w:szCs w:val="21"/>
                <w:u w:val="single" w:color="FFFFFF" w:themeColor="background1"/>
                <w:bdr w:val="none" w:sz="0" w:space="0" w:color="auto" w:frame="1"/>
              </w:rPr>
              <w:t>Age getAge</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h"/>
                <w:rFonts w:ascii="inherit" w:hAnsi="inherit"/>
                <w:color w:val="000000"/>
                <w:sz w:val="21"/>
                <w:szCs w:val="21"/>
                <w:u w:val="single" w:color="FFFFFF" w:themeColor="background1"/>
                <w:bdr w:val="none" w:sz="0" w:space="0" w:color="auto" w:frame="1"/>
              </w:rPr>
              <w:t xml:space="preserve"> </w:t>
            </w:r>
            <w:r w:rsidRPr="00AA22AE">
              <w:rPr>
                <w:rStyle w:val="crayon-sy"/>
                <w:rFonts w:ascii="inherit" w:hAnsi="inherit"/>
                <w:color w:val="000000"/>
                <w:sz w:val="21"/>
                <w:szCs w:val="21"/>
                <w:u w:val="single" w:color="FFFFFF" w:themeColor="background1"/>
                <w:bdr w:val="none" w:sz="0" w:space="0" w:color="auto" w:frame="1"/>
              </w:rPr>
              <w:t>{</w:t>
            </w:r>
          </w:p>
          <w:p w:rsidR="002D05F7" w:rsidRPr="00AA22AE" w:rsidRDefault="002D05F7">
            <w:pPr>
              <w:wordWrap w:val="0"/>
              <w:textAlignment w:val="baseline"/>
              <w:rPr>
                <w:rFonts w:ascii="inherit" w:hAnsi="inherit"/>
                <w:color w:val="000000"/>
                <w:sz w:val="21"/>
                <w:szCs w:val="21"/>
                <w:u w:val="single" w:color="FFFFFF" w:themeColor="background1"/>
              </w:rPr>
            </w:pPr>
            <w:r w:rsidRPr="00AA22AE">
              <w:rPr>
                <w:rStyle w:val="crayon-h"/>
                <w:rFonts w:ascii="inherit" w:hAnsi="inherit"/>
                <w:color w:val="000000"/>
                <w:sz w:val="21"/>
                <w:szCs w:val="21"/>
                <w:u w:val="single" w:color="FFFFFF" w:themeColor="background1"/>
                <w:bdr w:val="none" w:sz="0" w:space="0" w:color="auto" w:frame="1"/>
              </w:rPr>
              <w:t>        </w:t>
            </w:r>
            <w:r w:rsidRPr="00AA22AE">
              <w:rPr>
                <w:rStyle w:val="crayon-e"/>
                <w:rFonts w:ascii="inherit" w:hAnsi="inherit"/>
                <w:color w:val="000000"/>
                <w:sz w:val="21"/>
                <w:szCs w:val="21"/>
                <w:u w:val="single" w:color="FFFFFF" w:themeColor="background1"/>
                <w:bdr w:val="none" w:sz="0" w:space="0" w:color="auto" w:frame="1"/>
              </w:rPr>
              <w:t xml:space="preserve">Age </w:t>
            </w:r>
            <w:r w:rsidRPr="00AA22AE">
              <w:rPr>
                <w:rStyle w:val="crayon-v"/>
                <w:rFonts w:ascii="inherit" w:hAnsi="inherit"/>
                <w:color w:val="000000"/>
                <w:sz w:val="21"/>
                <w:szCs w:val="21"/>
                <w:u w:val="single" w:color="FFFFFF" w:themeColor="background1"/>
                <w:bdr w:val="none" w:sz="0" w:space="0" w:color="auto" w:frame="1"/>
              </w:rPr>
              <w:t>cloneAge</w:t>
            </w:r>
            <w:r w:rsidRPr="00AA22AE">
              <w:rPr>
                <w:rStyle w:val="crayon-h"/>
                <w:rFonts w:ascii="inherit" w:hAnsi="inherit"/>
                <w:color w:val="000000"/>
                <w:sz w:val="21"/>
                <w:szCs w:val="21"/>
                <w:u w:val="single" w:color="FFFFFF" w:themeColor="background1"/>
                <w:bdr w:val="none" w:sz="0" w:space="0" w:color="auto" w:frame="1"/>
              </w:rPr>
              <w:t xml:space="preserve"> </w:t>
            </w:r>
            <w:r w:rsidRPr="00AA22AE">
              <w:rPr>
                <w:rStyle w:val="crayon-o"/>
                <w:rFonts w:ascii="inherit" w:hAnsi="inherit"/>
                <w:color w:val="000000"/>
                <w:sz w:val="21"/>
                <w:szCs w:val="21"/>
                <w:u w:val="single" w:color="FFFFFF" w:themeColor="background1"/>
                <w:bdr w:val="none" w:sz="0" w:space="0" w:color="auto" w:frame="1"/>
              </w:rPr>
              <w:t>=</w:t>
            </w:r>
            <w:r w:rsidRPr="00AA22AE">
              <w:rPr>
                <w:rStyle w:val="crayon-h"/>
                <w:rFonts w:ascii="inherit" w:hAnsi="inherit"/>
                <w:color w:val="000000"/>
                <w:sz w:val="21"/>
                <w:szCs w:val="21"/>
                <w:u w:val="single" w:color="FFFFFF" w:themeColor="background1"/>
                <w:bdr w:val="none" w:sz="0" w:space="0" w:color="auto" w:frame="1"/>
              </w:rPr>
              <w:t xml:space="preserve"> </w:t>
            </w:r>
            <w:r w:rsidRPr="00AA22AE">
              <w:rPr>
                <w:rStyle w:val="crayon-r"/>
                <w:rFonts w:ascii="inherit" w:hAnsi="inherit"/>
                <w:color w:val="000000"/>
                <w:sz w:val="21"/>
                <w:szCs w:val="21"/>
                <w:u w:val="single" w:color="FFFFFF" w:themeColor="background1"/>
                <w:bdr w:val="none" w:sz="0" w:space="0" w:color="auto" w:frame="1"/>
              </w:rPr>
              <w:t>new</w:t>
            </w:r>
            <w:r w:rsidRPr="00AA22AE">
              <w:rPr>
                <w:rStyle w:val="crayon-h"/>
                <w:rFonts w:ascii="inherit" w:hAnsi="inherit"/>
                <w:color w:val="000000"/>
                <w:sz w:val="21"/>
                <w:szCs w:val="21"/>
                <w:u w:val="single" w:color="FFFFFF" w:themeColor="background1"/>
                <w:bdr w:val="none" w:sz="0" w:space="0" w:color="auto" w:frame="1"/>
              </w:rPr>
              <w:t xml:space="preserve"> </w:t>
            </w:r>
            <w:r w:rsidRPr="00AA22AE">
              <w:rPr>
                <w:rStyle w:val="crayon-e"/>
                <w:rFonts w:ascii="inherit" w:hAnsi="inherit"/>
                <w:color w:val="000000"/>
                <w:sz w:val="21"/>
                <w:szCs w:val="21"/>
                <w:u w:val="single" w:color="FFFFFF" w:themeColor="background1"/>
                <w:bdr w:val="none" w:sz="0" w:space="0" w:color="auto" w:frame="1"/>
              </w:rPr>
              <w:t>Age</w:t>
            </w:r>
            <w:r w:rsidRPr="00AA22AE">
              <w:rPr>
                <w:rStyle w:val="crayon-sy"/>
                <w:rFonts w:ascii="inherit" w:hAnsi="inherit"/>
                <w:color w:val="000000"/>
                <w:sz w:val="21"/>
                <w:szCs w:val="21"/>
                <w:u w:val="single" w:color="FFFFFF" w:themeColor="background1"/>
                <w:bdr w:val="none" w:sz="0" w:space="0" w:color="auto" w:frame="1"/>
              </w:rPr>
              <w:t>();</w:t>
            </w:r>
          </w:p>
          <w:p w:rsidR="002D05F7" w:rsidRPr="00AA22AE" w:rsidRDefault="002D05F7">
            <w:pPr>
              <w:wordWrap w:val="0"/>
              <w:textAlignment w:val="baseline"/>
              <w:rPr>
                <w:rFonts w:ascii="inherit" w:hAnsi="inherit"/>
                <w:color w:val="000000"/>
                <w:sz w:val="21"/>
                <w:szCs w:val="21"/>
                <w:u w:val="single" w:color="FFFFFF" w:themeColor="background1"/>
              </w:rPr>
            </w:pPr>
            <w:r w:rsidRPr="00AA22AE">
              <w:rPr>
                <w:rStyle w:val="crayon-h"/>
                <w:rFonts w:ascii="inherit" w:hAnsi="inherit"/>
                <w:color w:val="000000"/>
                <w:sz w:val="21"/>
                <w:szCs w:val="21"/>
                <w:u w:val="single" w:color="FFFFFF" w:themeColor="background1"/>
                <w:bdr w:val="none" w:sz="0" w:space="0" w:color="auto" w:frame="1"/>
              </w:rPr>
              <w:t>        </w:t>
            </w:r>
            <w:r w:rsidRPr="00AA22AE">
              <w:rPr>
                <w:rStyle w:val="crayon-v"/>
                <w:rFonts w:ascii="inherit" w:hAnsi="inherit"/>
                <w:color w:val="000000"/>
                <w:sz w:val="21"/>
                <w:szCs w:val="21"/>
                <w:u w:val="single" w:color="FFFFFF" w:themeColor="background1"/>
                <w:bdr w:val="none" w:sz="0" w:space="0" w:color="auto" w:frame="1"/>
              </w:rPr>
              <w:t>cloneAge</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e"/>
                <w:rFonts w:ascii="inherit" w:hAnsi="inherit"/>
                <w:color w:val="000000"/>
                <w:sz w:val="21"/>
                <w:szCs w:val="21"/>
                <w:u w:val="single" w:color="FFFFFF" w:themeColor="background1"/>
                <w:bdr w:val="none" w:sz="0" w:space="0" w:color="auto" w:frame="1"/>
              </w:rPr>
              <w:t>setDay</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r"/>
                <w:rFonts w:ascii="inherit" w:hAnsi="inherit"/>
                <w:color w:val="000000"/>
                <w:sz w:val="21"/>
                <w:szCs w:val="21"/>
                <w:u w:val="single" w:color="FFFFFF" w:themeColor="background1"/>
                <w:bdr w:val="none" w:sz="0" w:space="0" w:color="auto" w:frame="1"/>
              </w:rPr>
              <w:t>this</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v"/>
                <w:rFonts w:ascii="inherit" w:hAnsi="inherit"/>
                <w:color w:val="000000"/>
                <w:sz w:val="21"/>
                <w:szCs w:val="21"/>
                <w:u w:val="single" w:color="FFFFFF" w:themeColor="background1"/>
                <w:bdr w:val="none" w:sz="0" w:space="0" w:color="auto" w:frame="1"/>
              </w:rPr>
              <w:t>age</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e"/>
                <w:rFonts w:ascii="inherit" w:hAnsi="inherit"/>
                <w:color w:val="000000"/>
                <w:sz w:val="21"/>
                <w:szCs w:val="21"/>
                <w:u w:val="single" w:color="FFFFFF" w:themeColor="background1"/>
                <w:bdr w:val="none" w:sz="0" w:space="0" w:color="auto" w:frame="1"/>
              </w:rPr>
              <w:t>getDay</w:t>
            </w:r>
            <w:r w:rsidRPr="00AA22AE">
              <w:rPr>
                <w:rStyle w:val="crayon-sy"/>
                <w:rFonts w:ascii="inherit" w:hAnsi="inherit"/>
                <w:color w:val="000000"/>
                <w:sz w:val="21"/>
                <w:szCs w:val="21"/>
                <w:u w:val="single" w:color="FFFFFF" w:themeColor="background1"/>
                <w:bdr w:val="none" w:sz="0" w:space="0" w:color="auto" w:frame="1"/>
              </w:rPr>
              <w:t>());</w:t>
            </w:r>
          </w:p>
          <w:p w:rsidR="002D05F7" w:rsidRPr="00AA22AE" w:rsidRDefault="002D05F7">
            <w:pPr>
              <w:wordWrap w:val="0"/>
              <w:textAlignment w:val="baseline"/>
              <w:rPr>
                <w:rFonts w:ascii="inherit" w:hAnsi="inherit"/>
                <w:color w:val="000000"/>
                <w:sz w:val="21"/>
                <w:szCs w:val="21"/>
                <w:u w:val="single" w:color="FFFFFF" w:themeColor="background1"/>
              </w:rPr>
            </w:pPr>
            <w:r w:rsidRPr="00AA22AE">
              <w:rPr>
                <w:rStyle w:val="crayon-h"/>
                <w:rFonts w:ascii="inherit" w:hAnsi="inherit"/>
                <w:color w:val="000000"/>
                <w:sz w:val="21"/>
                <w:szCs w:val="21"/>
                <w:u w:val="single" w:color="FFFFFF" w:themeColor="background1"/>
                <w:bdr w:val="none" w:sz="0" w:space="0" w:color="auto" w:frame="1"/>
              </w:rPr>
              <w:t>        </w:t>
            </w:r>
            <w:r w:rsidRPr="00AA22AE">
              <w:rPr>
                <w:rStyle w:val="crayon-v"/>
                <w:rFonts w:ascii="inherit" w:hAnsi="inherit"/>
                <w:color w:val="000000"/>
                <w:sz w:val="21"/>
                <w:szCs w:val="21"/>
                <w:u w:val="single" w:color="FFFFFF" w:themeColor="background1"/>
                <w:bdr w:val="none" w:sz="0" w:space="0" w:color="auto" w:frame="1"/>
              </w:rPr>
              <w:t>cloneAge</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e"/>
                <w:rFonts w:ascii="inherit" w:hAnsi="inherit"/>
                <w:color w:val="000000"/>
                <w:sz w:val="21"/>
                <w:szCs w:val="21"/>
                <w:u w:val="single" w:color="FFFFFF" w:themeColor="background1"/>
                <w:bdr w:val="none" w:sz="0" w:space="0" w:color="auto" w:frame="1"/>
              </w:rPr>
              <w:t>setMonth</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r"/>
                <w:rFonts w:ascii="inherit" w:hAnsi="inherit"/>
                <w:color w:val="000000"/>
                <w:sz w:val="21"/>
                <w:szCs w:val="21"/>
                <w:u w:val="single" w:color="FFFFFF" w:themeColor="background1"/>
                <w:bdr w:val="none" w:sz="0" w:space="0" w:color="auto" w:frame="1"/>
              </w:rPr>
              <w:t>this</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v"/>
                <w:rFonts w:ascii="inherit" w:hAnsi="inherit"/>
                <w:color w:val="000000"/>
                <w:sz w:val="21"/>
                <w:szCs w:val="21"/>
                <w:u w:val="single" w:color="FFFFFF" w:themeColor="background1"/>
                <w:bdr w:val="none" w:sz="0" w:space="0" w:color="auto" w:frame="1"/>
              </w:rPr>
              <w:t>age</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e"/>
                <w:rFonts w:ascii="inherit" w:hAnsi="inherit"/>
                <w:color w:val="000000"/>
                <w:sz w:val="21"/>
                <w:szCs w:val="21"/>
                <w:u w:val="single" w:color="FFFFFF" w:themeColor="background1"/>
                <w:bdr w:val="none" w:sz="0" w:space="0" w:color="auto" w:frame="1"/>
              </w:rPr>
              <w:t>getMonth</w:t>
            </w:r>
            <w:r w:rsidRPr="00AA22AE">
              <w:rPr>
                <w:rStyle w:val="crayon-sy"/>
                <w:rFonts w:ascii="inherit" w:hAnsi="inherit"/>
                <w:color w:val="000000"/>
                <w:sz w:val="21"/>
                <w:szCs w:val="21"/>
                <w:u w:val="single" w:color="FFFFFF" w:themeColor="background1"/>
                <w:bdr w:val="none" w:sz="0" w:space="0" w:color="auto" w:frame="1"/>
              </w:rPr>
              <w:t>());</w:t>
            </w:r>
          </w:p>
          <w:p w:rsidR="002D05F7" w:rsidRPr="00AA22AE" w:rsidRDefault="002D05F7">
            <w:pPr>
              <w:wordWrap w:val="0"/>
              <w:textAlignment w:val="baseline"/>
              <w:rPr>
                <w:rFonts w:ascii="inherit" w:hAnsi="inherit"/>
                <w:color w:val="000000"/>
                <w:sz w:val="21"/>
                <w:szCs w:val="21"/>
                <w:u w:val="single" w:color="FFFFFF" w:themeColor="background1"/>
              </w:rPr>
            </w:pPr>
            <w:r w:rsidRPr="00AA22AE">
              <w:rPr>
                <w:rStyle w:val="crayon-h"/>
                <w:rFonts w:ascii="inherit" w:hAnsi="inherit"/>
                <w:color w:val="000000"/>
                <w:sz w:val="21"/>
                <w:szCs w:val="21"/>
                <w:u w:val="single" w:color="FFFFFF" w:themeColor="background1"/>
                <w:bdr w:val="none" w:sz="0" w:space="0" w:color="auto" w:frame="1"/>
              </w:rPr>
              <w:lastRenderedPageBreak/>
              <w:t>        </w:t>
            </w:r>
            <w:r w:rsidRPr="00AA22AE">
              <w:rPr>
                <w:rStyle w:val="crayon-v"/>
                <w:rFonts w:ascii="inherit" w:hAnsi="inherit"/>
                <w:color w:val="000000"/>
                <w:sz w:val="21"/>
                <w:szCs w:val="21"/>
                <w:u w:val="single" w:color="FFFFFF" w:themeColor="background1"/>
                <w:bdr w:val="none" w:sz="0" w:space="0" w:color="auto" w:frame="1"/>
              </w:rPr>
              <w:t>cloneAge</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e"/>
                <w:rFonts w:ascii="inherit" w:hAnsi="inherit"/>
                <w:color w:val="000000"/>
                <w:sz w:val="21"/>
                <w:szCs w:val="21"/>
                <w:u w:val="single" w:color="FFFFFF" w:themeColor="background1"/>
                <w:bdr w:val="none" w:sz="0" w:space="0" w:color="auto" w:frame="1"/>
              </w:rPr>
              <w:t>setYear</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r"/>
                <w:rFonts w:ascii="inherit" w:hAnsi="inherit"/>
                <w:color w:val="000000"/>
                <w:sz w:val="21"/>
                <w:szCs w:val="21"/>
                <w:u w:val="single" w:color="FFFFFF" w:themeColor="background1"/>
                <w:bdr w:val="none" w:sz="0" w:space="0" w:color="auto" w:frame="1"/>
              </w:rPr>
              <w:t>this</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v"/>
                <w:rFonts w:ascii="inherit" w:hAnsi="inherit"/>
                <w:color w:val="000000"/>
                <w:sz w:val="21"/>
                <w:szCs w:val="21"/>
                <w:u w:val="single" w:color="FFFFFF" w:themeColor="background1"/>
                <w:bdr w:val="none" w:sz="0" w:space="0" w:color="auto" w:frame="1"/>
              </w:rPr>
              <w:t>age</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e"/>
                <w:rFonts w:ascii="inherit" w:hAnsi="inherit"/>
                <w:color w:val="000000"/>
                <w:sz w:val="21"/>
                <w:szCs w:val="21"/>
                <w:u w:val="single" w:color="FFFFFF" w:themeColor="background1"/>
                <w:bdr w:val="none" w:sz="0" w:space="0" w:color="auto" w:frame="1"/>
              </w:rPr>
              <w:t>getYear</w:t>
            </w:r>
            <w:r w:rsidRPr="00AA22AE">
              <w:rPr>
                <w:rStyle w:val="crayon-sy"/>
                <w:rFonts w:ascii="inherit" w:hAnsi="inherit"/>
                <w:color w:val="000000"/>
                <w:sz w:val="21"/>
                <w:szCs w:val="21"/>
                <w:u w:val="single" w:color="FFFFFF" w:themeColor="background1"/>
                <w:bdr w:val="none" w:sz="0" w:space="0" w:color="auto" w:frame="1"/>
              </w:rPr>
              <w:t>());</w:t>
            </w:r>
          </w:p>
          <w:p w:rsidR="002D05F7" w:rsidRPr="00AA22AE" w:rsidRDefault="002D05F7">
            <w:pPr>
              <w:wordWrap w:val="0"/>
              <w:textAlignment w:val="baseline"/>
              <w:rPr>
                <w:rFonts w:ascii="inherit" w:hAnsi="inherit"/>
                <w:color w:val="000000"/>
                <w:sz w:val="21"/>
                <w:szCs w:val="21"/>
                <w:u w:val="single" w:color="FFFFFF" w:themeColor="background1"/>
              </w:rPr>
            </w:pPr>
            <w:r w:rsidRPr="00AA22AE">
              <w:rPr>
                <w:rStyle w:val="crayon-h"/>
                <w:rFonts w:ascii="inherit" w:hAnsi="inherit"/>
                <w:color w:val="000000"/>
                <w:sz w:val="21"/>
                <w:szCs w:val="21"/>
                <w:u w:val="single" w:color="FFFFFF" w:themeColor="background1"/>
                <w:bdr w:val="none" w:sz="0" w:space="0" w:color="auto" w:frame="1"/>
              </w:rPr>
              <w:t>        </w:t>
            </w:r>
          </w:p>
          <w:p w:rsidR="002D05F7" w:rsidRPr="00AA22AE" w:rsidRDefault="002D05F7">
            <w:pPr>
              <w:wordWrap w:val="0"/>
              <w:textAlignment w:val="baseline"/>
              <w:rPr>
                <w:rFonts w:ascii="inherit" w:hAnsi="inherit"/>
                <w:color w:val="000000"/>
                <w:sz w:val="21"/>
                <w:szCs w:val="21"/>
                <w:u w:val="single" w:color="FFFFFF" w:themeColor="background1"/>
              </w:rPr>
            </w:pPr>
            <w:r w:rsidRPr="00AA22AE">
              <w:rPr>
                <w:rStyle w:val="crayon-h"/>
                <w:rFonts w:ascii="inherit" w:hAnsi="inherit"/>
                <w:color w:val="000000"/>
                <w:sz w:val="21"/>
                <w:szCs w:val="21"/>
                <w:u w:val="single" w:color="FFFFFF" w:themeColor="background1"/>
                <w:bdr w:val="none" w:sz="0" w:space="0" w:color="auto" w:frame="1"/>
              </w:rPr>
              <w:t>        </w:t>
            </w:r>
            <w:r w:rsidRPr="00AA22AE">
              <w:rPr>
                <w:rStyle w:val="crayon-st"/>
                <w:rFonts w:ascii="inherit" w:hAnsi="inherit"/>
                <w:color w:val="000000"/>
                <w:sz w:val="21"/>
                <w:szCs w:val="21"/>
                <w:u w:val="single" w:color="FFFFFF" w:themeColor="background1"/>
                <w:bdr w:val="none" w:sz="0" w:space="0" w:color="auto" w:frame="1"/>
              </w:rPr>
              <w:t>return</w:t>
            </w:r>
            <w:r w:rsidRPr="00AA22AE">
              <w:rPr>
                <w:rStyle w:val="crayon-h"/>
                <w:rFonts w:ascii="inherit" w:hAnsi="inherit"/>
                <w:color w:val="000000"/>
                <w:sz w:val="21"/>
                <w:szCs w:val="21"/>
                <w:u w:val="single" w:color="FFFFFF" w:themeColor="background1"/>
                <w:bdr w:val="none" w:sz="0" w:space="0" w:color="auto" w:frame="1"/>
              </w:rPr>
              <w:t xml:space="preserve"> </w:t>
            </w:r>
            <w:r w:rsidRPr="00AA22AE">
              <w:rPr>
                <w:rStyle w:val="crayon-v"/>
                <w:rFonts w:ascii="inherit" w:hAnsi="inherit"/>
                <w:color w:val="000000"/>
                <w:sz w:val="21"/>
                <w:szCs w:val="21"/>
                <w:u w:val="single" w:color="FFFFFF" w:themeColor="background1"/>
                <w:bdr w:val="none" w:sz="0" w:space="0" w:color="auto" w:frame="1"/>
              </w:rPr>
              <w:t>cloneAge</w:t>
            </w:r>
            <w:r w:rsidRPr="00AA22AE">
              <w:rPr>
                <w:rStyle w:val="crayon-sy"/>
                <w:rFonts w:ascii="inherit" w:hAnsi="inherit"/>
                <w:color w:val="000000"/>
                <w:sz w:val="21"/>
                <w:szCs w:val="21"/>
                <w:u w:val="single" w:color="FFFFFF" w:themeColor="background1"/>
                <w:bdr w:val="none" w:sz="0" w:space="0" w:color="auto" w:frame="1"/>
              </w:rPr>
              <w:t>;</w:t>
            </w:r>
          </w:p>
          <w:p w:rsidR="002D05F7" w:rsidRPr="00AA22AE" w:rsidRDefault="002D05F7">
            <w:pPr>
              <w:wordWrap w:val="0"/>
              <w:textAlignment w:val="baseline"/>
              <w:rPr>
                <w:rFonts w:ascii="inherit" w:hAnsi="inherit"/>
                <w:color w:val="000000"/>
                <w:sz w:val="21"/>
                <w:szCs w:val="21"/>
                <w:u w:val="single" w:color="FFFFFF" w:themeColor="background1"/>
              </w:rPr>
            </w:pPr>
            <w:r w:rsidRPr="00AA22AE">
              <w:rPr>
                <w:rStyle w:val="crayon-h"/>
                <w:rFonts w:ascii="inherit" w:hAnsi="inherit"/>
                <w:color w:val="000000"/>
                <w:sz w:val="21"/>
                <w:szCs w:val="21"/>
                <w:u w:val="single" w:color="FFFFFF" w:themeColor="background1"/>
                <w:bdr w:val="none" w:sz="0" w:space="0" w:color="auto" w:frame="1"/>
              </w:rPr>
              <w:t>    </w:t>
            </w:r>
            <w:r w:rsidRPr="00AA22AE">
              <w:rPr>
                <w:rStyle w:val="crayon-sy"/>
                <w:rFonts w:ascii="inherit" w:hAnsi="inherit"/>
                <w:color w:val="000000"/>
                <w:sz w:val="21"/>
                <w:szCs w:val="21"/>
                <w:u w:val="single" w:color="FFFFFF" w:themeColor="background1"/>
                <w:bdr w:val="none" w:sz="0" w:space="0" w:color="auto" w:frame="1"/>
              </w:rPr>
              <w:t>}</w:t>
            </w:r>
          </w:p>
        </w:tc>
      </w:tr>
    </w:tbl>
    <w:p w:rsidR="002D05F7" w:rsidRPr="00AA22AE" w:rsidRDefault="002D05F7" w:rsidP="00AA22AE">
      <w:pPr>
        <w:wordWrap w:val="0"/>
        <w:textAlignment w:val="baseline"/>
        <w:rPr>
          <w:ins w:id="62" w:author="Unknown"/>
          <w:rStyle w:val="crayon-e"/>
          <w:rFonts w:ascii="inherit" w:hAnsi="inherit"/>
          <w:color w:val="000000"/>
          <w:sz w:val="21"/>
          <w:szCs w:val="21"/>
          <w:u w:val="single" w:color="FFFFFF" w:themeColor="background1"/>
          <w:bdr w:val="none" w:sz="0" w:space="0" w:color="auto" w:frame="1"/>
        </w:rPr>
      </w:pPr>
      <w:ins w:id="63" w:author="Unknown">
        <w:r w:rsidRPr="00AA22AE">
          <w:rPr>
            <w:rStyle w:val="crayon-e"/>
            <w:rFonts w:ascii="inherit" w:hAnsi="inherit"/>
            <w:color w:val="000000"/>
            <w:sz w:val="21"/>
            <w:szCs w:val="21"/>
            <w:u w:val="single" w:color="FFFFFF" w:themeColor="background1"/>
            <w:bdr w:val="none" w:sz="0" w:space="0" w:color="auto" w:frame="1"/>
          </w:rPr>
          <w:lastRenderedPageBreak/>
          <w:t>Now the class becomes fully immutable and provides no way or method for other objects to modify its state.</w:t>
        </w:r>
      </w:ins>
    </w:p>
    <w:tbl>
      <w:tblPr>
        <w:tblW w:w="0" w:type="auto"/>
        <w:tblCellSpacing w:w="15" w:type="dxa"/>
        <w:tblInd w:w="-270" w:type="dxa"/>
        <w:tblCellMar>
          <w:top w:w="15" w:type="dxa"/>
          <w:left w:w="15" w:type="dxa"/>
          <w:bottom w:w="15" w:type="dxa"/>
          <w:right w:w="15" w:type="dxa"/>
        </w:tblCellMar>
        <w:tblLook w:val="04A0"/>
      </w:tblPr>
      <w:tblGrid>
        <w:gridCol w:w="187"/>
        <w:gridCol w:w="9199"/>
      </w:tblGrid>
      <w:tr w:rsidR="002D05F7" w:rsidRPr="00AA22AE" w:rsidTr="002D05F7">
        <w:trPr>
          <w:tblCellSpacing w:w="15" w:type="dxa"/>
        </w:trPr>
        <w:tc>
          <w:tcPr>
            <w:tcW w:w="0" w:type="auto"/>
            <w:tcBorders>
              <w:top w:val="nil"/>
              <w:left w:val="nil"/>
              <w:bottom w:val="nil"/>
            </w:tcBorders>
            <w:vAlign w:val="center"/>
            <w:hideMark/>
          </w:tcPr>
          <w:p w:rsidR="002D05F7" w:rsidRPr="00AA22AE" w:rsidRDefault="002D05F7" w:rsidP="00AA22AE">
            <w:pPr>
              <w:wordWrap w:val="0"/>
              <w:textAlignment w:val="baseline"/>
              <w:rPr>
                <w:rStyle w:val="crayon-e"/>
                <w:color w:val="000000"/>
                <w:u w:val="single" w:color="FFFFFF" w:themeColor="background1"/>
                <w:bdr w:val="none" w:sz="0" w:space="0" w:color="auto" w:frame="1"/>
              </w:rPr>
            </w:pPr>
            <w:r w:rsidRPr="00AA22AE">
              <w:rPr>
                <w:rStyle w:val="crayon-e"/>
                <w:color w:val="000000"/>
                <w:u w:val="single" w:color="FFFFFF" w:themeColor="background1"/>
                <w:bdr w:val="none" w:sz="0" w:space="0" w:color="auto" w:frame="1"/>
              </w:rPr>
              <w:t>1</w:t>
            </w:r>
          </w:p>
          <w:p w:rsidR="002D05F7" w:rsidRPr="00AA22AE" w:rsidRDefault="002D05F7" w:rsidP="00AA22AE">
            <w:pPr>
              <w:wordWrap w:val="0"/>
              <w:textAlignment w:val="baseline"/>
              <w:rPr>
                <w:rStyle w:val="crayon-e"/>
                <w:color w:val="000000"/>
                <w:u w:val="single" w:color="FFFFFF" w:themeColor="background1"/>
                <w:bdr w:val="none" w:sz="0" w:space="0" w:color="auto" w:frame="1"/>
              </w:rPr>
            </w:pPr>
            <w:r w:rsidRPr="00AA22AE">
              <w:rPr>
                <w:rStyle w:val="crayon-e"/>
                <w:color w:val="000000"/>
                <w:u w:val="single" w:color="FFFFFF" w:themeColor="background1"/>
                <w:bdr w:val="none" w:sz="0" w:space="0" w:color="auto" w:frame="1"/>
              </w:rPr>
              <w:t>2</w:t>
            </w:r>
          </w:p>
        </w:tc>
        <w:tc>
          <w:tcPr>
            <w:tcW w:w="13605" w:type="dxa"/>
            <w:tcBorders>
              <w:top w:val="nil"/>
              <w:left w:val="nil"/>
              <w:bottom w:val="nil"/>
              <w:right w:val="nil"/>
            </w:tcBorders>
            <w:vAlign w:val="center"/>
            <w:hideMark/>
          </w:tcPr>
          <w:p w:rsidR="002D05F7" w:rsidRPr="00AA22AE" w:rsidRDefault="002D05F7">
            <w:pPr>
              <w:wordWrap w:val="0"/>
              <w:textAlignment w:val="baseline"/>
              <w:rPr>
                <w:rStyle w:val="crayon-e"/>
                <w:u w:val="single" w:color="FFFFFF" w:themeColor="background1"/>
                <w:bdr w:val="none" w:sz="0" w:space="0" w:color="auto" w:frame="1"/>
              </w:rPr>
            </w:pPr>
            <w:r w:rsidRPr="00AA22AE">
              <w:rPr>
                <w:rStyle w:val="crayon-e"/>
                <w:rFonts w:ascii="inherit" w:hAnsi="inherit"/>
                <w:color w:val="000000"/>
                <w:sz w:val="21"/>
                <w:szCs w:val="21"/>
                <w:u w:val="single" w:color="FFFFFF" w:themeColor="background1"/>
                <w:bdr w:val="none" w:sz="0" w:space="0" w:color="auto" w:frame="1"/>
              </w:rPr>
              <w:t xml:space="preserve">Alex age year before </w:t>
            </w:r>
            <w:r w:rsidRPr="00AA22AE">
              <w:rPr>
                <w:rStyle w:val="crayon-e"/>
                <w:u w:val="single" w:color="FFFFFF" w:themeColor="background1"/>
              </w:rPr>
              <w:t>modification = 1992</w:t>
            </w:r>
          </w:p>
          <w:p w:rsidR="002D05F7" w:rsidRPr="00AA22AE" w:rsidRDefault="002D05F7">
            <w:pPr>
              <w:wordWrap w:val="0"/>
              <w:textAlignment w:val="baseline"/>
              <w:rPr>
                <w:rStyle w:val="crayon-e"/>
                <w:u w:val="single" w:color="FFFFFF" w:themeColor="background1"/>
                <w:bdr w:val="none" w:sz="0" w:space="0" w:color="auto" w:frame="1"/>
              </w:rPr>
            </w:pPr>
            <w:r w:rsidRPr="00AA22AE">
              <w:rPr>
                <w:rStyle w:val="crayon-e"/>
                <w:rFonts w:ascii="inherit" w:hAnsi="inherit"/>
                <w:color w:val="000000"/>
                <w:sz w:val="21"/>
                <w:szCs w:val="21"/>
                <w:u w:val="single" w:color="FFFFFF" w:themeColor="background1"/>
                <w:bdr w:val="none" w:sz="0" w:space="0" w:color="auto" w:frame="1"/>
              </w:rPr>
              <w:t xml:space="preserve">Alex age year after </w:t>
            </w:r>
            <w:r w:rsidRPr="00AA22AE">
              <w:rPr>
                <w:rStyle w:val="crayon-e"/>
                <w:u w:val="single" w:color="FFFFFF" w:themeColor="background1"/>
              </w:rPr>
              <w:t>modification = 1992</w:t>
            </w:r>
          </w:p>
        </w:tc>
      </w:tr>
    </w:tbl>
    <w:p w:rsidR="002D05F7" w:rsidRPr="00AA22AE" w:rsidRDefault="002D05F7" w:rsidP="00AA22AE">
      <w:pPr>
        <w:wordWrap w:val="0"/>
        <w:textAlignment w:val="baseline"/>
        <w:rPr>
          <w:ins w:id="64" w:author="Unknown"/>
          <w:rStyle w:val="crayon-e"/>
          <w:rFonts w:ascii="inherit" w:hAnsi="inherit"/>
          <w:color w:val="000000"/>
          <w:sz w:val="21"/>
          <w:szCs w:val="21"/>
          <w:u w:val="single" w:color="FFFFFF" w:themeColor="background1"/>
          <w:bdr w:val="none" w:sz="0" w:space="0" w:color="auto" w:frame="1"/>
        </w:rPr>
      </w:pPr>
      <w:ins w:id="65" w:author="Unknown">
        <w:r w:rsidRPr="00AA22AE">
          <w:rPr>
            <w:rStyle w:val="crayon-e"/>
            <w:rFonts w:ascii="inherit" w:hAnsi="inherit"/>
            <w:color w:val="000000"/>
            <w:sz w:val="21"/>
            <w:szCs w:val="21"/>
            <w:u w:val="single" w:color="FFFFFF" w:themeColor="background1"/>
            <w:bdr w:val="none" w:sz="0" w:space="0" w:color="auto" w:frame="1"/>
          </w:rPr>
          <w:t>4. Conclusion</w:t>
        </w:r>
      </w:ins>
    </w:p>
    <w:p w:rsidR="002D05F7" w:rsidRPr="00AA22AE" w:rsidRDefault="002D05F7" w:rsidP="00AA22AE">
      <w:pPr>
        <w:wordWrap w:val="0"/>
        <w:textAlignment w:val="baseline"/>
        <w:rPr>
          <w:ins w:id="66" w:author="Unknown"/>
          <w:rStyle w:val="crayon-e"/>
          <w:rFonts w:ascii="inherit" w:hAnsi="inherit"/>
          <w:color w:val="000000"/>
          <w:sz w:val="21"/>
          <w:szCs w:val="21"/>
          <w:u w:val="single" w:color="FFFFFF" w:themeColor="background1"/>
          <w:bdr w:val="none" w:sz="0" w:space="0" w:color="auto" w:frame="1"/>
        </w:rPr>
      </w:pPr>
      <w:ins w:id="67" w:author="Unknown">
        <w:r w:rsidRPr="00AA22AE">
          <w:rPr>
            <w:rStyle w:val="crayon-e"/>
            <w:rFonts w:ascii="inherit" w:hAnsi="inherit"/>
            <w:color w:val="000000"/>
            <w:sz w:val="21"/>
            <w:szCs w:val="21"/>
            <w:u w:val="single" w:color="FFFFFF" w:themeColor="background1"/>
            <w:bdr w:val="none" w:sz="0" w:space="0" w:color="auto" w:frame="1"/>
          </w:rPr>
          <w:t>Immutable classes provide a lot of advantages especially when used correctly in multi-threaded environment, the only disadvantage is that they consume more memory than the traditional class since upon each modification of them a new object is created in the memory, but a developer should not overestimate the memory consumption as its negligible compared to the advantages provided by these type of classes.</w:t>
        </w:r>
      </w:ins>
    </w:p>
    <w:p w:rsidR="002D05F7" w:rsidRDefault="002D05F7" w:rsidP="00AA22AE">
      <w:pPr>
        <w:wordWrap w:val="0"/>
        <w:textAlignment w:val="baseline"/>
        <w:rPr>
          <w:rStyle w:val="crayon-e"/>
          <w:rFonts w:ascii="inherit" w:hAnsi="inherit"/>
          <w:color w:val="000000"/>
          <w:sz w:val="21"/>
          <w:szCs w:val="21"/>
          <w:u w:val="single" w:color="FFFFFF" w:themeColor="background1"/>
          <w:bdr w:val="none" w:sz="0" w:space="0" w:color="auto" w:frame="1"/>
        </w:rPr>
      </w:pPr>
      <w:ins w:id="68" w:author="Unknown">
        <w:r w:rsidRPr="00AA22AE">
          <w:rPr>
            <w:rStyle w:val="crayon-e"/>
            <w:rFonts w:ascii="inherit" w:hAnsi="inherit"/>
            <w:color w:val="000000"/>
            <w:sz w:val="21"/>
            <w:szCs w:val="21"/>
            <w:u w:val="single" w:color="FFFFFF" w:themeColor="background1"/>
            <w:bdr w:val="none" w:sz="0" w:space="0" w:color="auto" w:frame="1"/>
          </w:rPr>
          <w:t>Finally, an object is immutable if it can present only one state to the other objects, no matter how and when they call its methods. If so it’s thread safe by any definition of thread-safe.</w:t>
        </w:r>
      </w:ins>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Pr="00AA22AE" w:rsidRDefault="00AA22AE" w:rsidP="00AA22AE">
      <w:pPr>
        <w:pStyle w:val="Heading1"/>
        <w:rPr>
          <w:rStyle w:val="crayon-e"/>
          <w:rFonts w:ascii="inherit" w:hAnsi="inherit" w:cstheme="minorBidi"/>
          <w:color w:val="000000"/>
          <w:sz w:val="28"/>
          <w:szCs w:val="28"/>
          <w:u w:val="single" w:color="FFFFFF" w:themeColor="background1"/>
          <w:bdr w:val="none" w:sz="0" w:space="0" w:color="auto" w:frame="1"/>
        </w:rPr>
      </w:pPr>
      <w:r w:rsidRPr="00AA22AE">
        <w:rPr>
          <w:rStyle w:val="crayon-e"/>
          <w:rFonts w:ascii="inherit" w:hAnsi="inherit"/>
          <w:color w:val="000000"/>
          <w:sz w:val="28"/>
          <w:szCs w:val="28"/>
          <w:u w:val="single" w:color="FFFFFF" w:themeColor="background1"/>
          <w:bdr w:val="none" w:sz="0" w:space="0" w:color="auto" w:frame="1"/>
        </w:rPr>
        <w:lastRenderedPageBreak/>
        <w:t xml:space="preserve">Eclipse Vesions and </w:t>
      </w:r>
      <w:r w:rsidRPr="00AA22AE">
        <w:rPr>
          <w:rStyle w:val="crayon-e"/>
          <w:rFonts w:ascii="inherit" w:hAnsi="inherit" w:hint="eastAsia"/>
          <w:color w:val="000000"/>
          <w:sz w:val="28"/>
          <w:szCs w:val="28"/>
          <w:u w:val="single" w:color="FFFFFF" w:themeColor="background1"/>
          <w:bdr w:val="none" w:sz="0" w:space="0" w:color="auto" w:frame="1"/>
        </w:rPr>
        <w:t>supported</w:t>
      </w:r>
      <w:r w:rsidRPr="00AA22AE">
        <w:rPr>
          <w:rStyle w:val="crayon-e"/>
          <w:rFonts w:ascii="inherit" w:hAnsi="inherit"/>
          <w:color w:val="000000"/>
          <w:sz w:val="28"/>
          <w:szCs w:val="28"/>
          <w:u w:val="single" w:color="FFFFFF" w:themeColor="background1"/>
          <w:bdr w:val="none" w:sz="0" w:space="0" w:color="auto" w:frame="1"/>
        </w:rPr>
        <w:t xml:space="preserve"> Jdk version</w:t>
      </w:r>
    </w:p>
    <w:p w:rsidR="00AA22AE" w:rsidRPr="00AA22AE" w:rsidRDefault="00AA22AE" w:rsidP="00AA22AE">
      <w:pPr>
        <w:wordWrap w:val="0"/>
        <w:textAlignment w:val="baseline"/>
        <w:rPr>
          <w:ins w:id="69" w:author="Unknown"/>
          <w:rStyle w:val="crayon-e"/>
          <w:rFonts w:ascii="inherit" w:hAnsi="inherit"/>
          <w:color w:val="000000"/>
          <w:sz w:val="21"/>
          <w:szCs w:val="21"/>
          <w:u w:val="single" w:color="FFFFFF" w:themeColor="background1"/>
          <w:bdr w:val="none" w:sz="0" w:space="0" w:color="auto" w:frame="1"/>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tblPr>
      <w:tblGrid>
        <w:gridCol w:w="1185"/>
        <w:gridCol w:w="1258"/>
        <w:gridCol w:w="1268"/>
        <w:gridCol w:w="1241"/>
        <w:gridCol w:w="4485"/>
      </w:tblGrid>
      <w:tr w:rsidR="00AA22AE" w:rsidTr="00AA22AE">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AA22AE" w:rsidRDefault="00AA22AE">
            <w:pPr>
              <w:spacing w:before="240" w:after="240"/>
              <w:jc w:val="center"/>
              <w:rPr>
                <w:b/>
                <w:bCs/>
                <w:color w:val="222222"/>
                <w:sz w:val="21"/>
                <w:szCs w:val="21"/>
              </w:rPr>
            </w:pPr>
            <w:r>
              <w:rPr>
                <w:b/>
                <w:bCs/>
                <w:color w:val="222222"/>
                <w:sz w:val="21"/>
                <w:szCs w:val="21"/>
              </w:rPr>
              <w:t>Version name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AA22AE" w:rsidRDefault="00AA22AE">
            <w:pPr>
              <w:spacing w:before="240" w:after="240"/>
              <w:jc w:val="center"/>
              <w:rPr>
                <w:b/>
                <w:bCs/>
                <w:color w:val="222222"/>
                <w:sz w:val="21"/>
                <w:szCs w:val="21"/>
              </w:rPr>
            </w:pPr>
            <w:r>
              <w:rPr>
                <w:b/>
                <w:bCs/>
                <w:color w:val="222222"/>
                <w:sz w:val="21"/>
                <w:szCs w:val="21"/>
              </w:rPr>
              <w:t>Date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AA22AE" w:rsidRDefault="00AA22AE">
            <w:pPr>
              <w:spacing w:before="240" w:after="240"/>
              <w:jc w:val="center"/>
              <w:rPr>
                <w:b/>
                <w:bCs/>
                <w:color w:val="222222"/>
                <w:sz w:val="21"/>
                <w:szCs w:val="21"/>
              </w:rPr>
            </w:pPr>
            <w:r>
              <w:rPr>
                <w:b/>
                <w:bCs/>
                <w:color w:val="222222"/>
                <w:sz w:val="21"/>
                <w:szCs w:val="21"/>
              </w:rPr>
              <w:t>Platform version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AA22AE" w:rsidRDefault="00AA22AE">
            <w:pPr>
              <w:spacing w:before="240" w:after="240"/>
              <w:jc w:val="center"/>
              <w:rPr>
                <w:b/>
                <w:bCs/>
                <w:color w:val="222222"/>
                <w:sz w:val="21"/>
                <w:szCs w:val="21"/>
              </w:rPr>
            </w:pPr>
            <w:r>
              <w:rPr>
                <w:b/>
                <w:bCs/>
                <w:color w:val="222222"/>
                <w:sz w:val="21"/>
                <w:szCs w:val="21"/>
              </w:rPr>
              <w:t>Projects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AA22AE" w:rsidRDefault="00AA22AE">
            <w:pPr>
              <w:spacing w:before="240" w:after="240"/>
              <w:jc w:val="center"/>
              <w:rPr>
                <w:b/>
                <w:bCs/>
                <w:color w:val="222222"/>
                <w:sz w:val="21"/>
                <w:szCs w:val="21"/>
              </w:rPr>
            </w:pPr>
            <w:r>
              <w:rPr>
                <w:b/>
                <w:bCs/>
                <w:color w:val="222222"/>
                <w:sz w:val="21"/>
                <w:szCs w:val="21"/>
              </w:rPr>
              <w:t>Main changes</w:t>
            </w: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AA22AE" w:rsidRDefault="00AA22AE">
            <w:pPr>
              <w:spacing w:before="240" w:after="240"/>
              <w:jc w:val="center"/>
              <w:rPr>
                <w:color w:val="2C2C2C"/>
                <w:sz w:val="15"/>
                <w:szCs w:val="15"/>
              </w:rPr>
            </w:pPr>
            <w:hyperlink r:id="rId53" w:tooltip="N/a" w:history="1">
              <w:r>
                <w:rPr>
                  <w:rStyle w:val="Hyperlink"/>
                  <w:color w:val="0B0080"/>
                  <w:sz w:val="15"/>
                  <w:szCs w:val="15"/>
                </w:rPr>
                <w:t>N/A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21 June 2004</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3.0</w:t>
            </w:r>
            <w:hyperlink r:id="rId54" w:anchor="cite_note-22" w:history="1">
              <w:r>
                <w:rPr>
                  <w:rStyle w:val="Hyperlink"/>
                  <w:color w:val="0B0080"/>
                  <w:sz w:val="17"/>
                  <w:szCs w:val="17"/>
                  <w:vertAlign w:val="superscript"/>
                </w:rPr>
                <w:t>[22]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AA22AE" w:rsidRDefault="00AA22AE">
            <w:pPr>
              <w:spacing w:before="240" w:after="240"/>
              <w:jc w:val="center"/>
              <w:rPr>
                <w:color w:val="2C2C2C"/>
                <w:sz w:val="15"/>
                <w:szCs w:val="15"/>
              </w:rPr>
            </w:pPr>
            <w:r>
              <w:rPr>
                <w:color w:val="2C2C2C"/>
                <w:sz w:val="15"/>
                <w:szCs w:val="15"/>
              </w:rPr>
              <w:t>N/A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28 June 2005</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3.1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Added </w:t>
            </w:r>
            <w:hyperlink r:id="rId55" w:tooltip="Java 5" w:history="1">
              <w:r>
                <w:rPr>
                  <w:rStyle w:val="Hyperlink"/>
                  <w:color w:val="0B0080"/>
                  <w:sz w:val="21"/>
                  <w:szCs w:val="21"/>
                </w:rPr>
                <w:t>Java 5</w:t>
              </w:r>
            </w:hyperlink>
            <w:r>
              <w:rPr>
                <w:color w:val="222222"/>
                <w:sz w:val="21"/>
                <w:szCs w:val="21"/>
              </w:rPr>
              <w:t> support: generics, annotations, boxing-unboxing, enums, enhanced for loop, varargs, static imports</w:t>
            </w:r>
            <w:hyperlink r:id="rId56" w:anchor="cite_note-23" w:history="1">
              <w:r>
                <w:rPr>
                  <w:rStyle w:val="Hyperlink"/>
                  <w:color w:val="0B0080"/>
                  <w:sz w:val="17"/>
                  <w:szCs w:val="17"/>
                  <w:vertAlign w:val="superscript"/>
                </w:rPr>
                <w:t>[23]</w:t>
              </w:r>
            </w:hyperlink>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hyperlink r:id="rId57" w:tooltip="Callisto (moon)" w:history="1">
              <w:r>
                <w:rPr>
                  <w:rStyle w:val="Hyperlink"/>
                  <w:color w:val="0B0080"/>
                  <w:sz w:val="21"/>
                  <w:szCs w:val="21"/>
                </w:rPr>
                <w:t>Callisto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30 June 2006</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Callisto projects</w:t>
            </w:r>
            <w:hyperlink r:id="rId58" w:anchor="cite_note-24" w:history="1">
              <w:r>
                <w:rPr>
                  <w:rStyle w:val="Hyperlink"/>
                  <w:color w:val="0B0080"/>
                  <w:sz w:val="17"/>
                  <w:szCs w:val="17"/>
                  <w:vertAlign w:val="superscript"/>
                </w:rPr>
                <w:t>[24]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hyperlink r:id="rId59" w:tooltip="Europa (moon)" w:history="1">
              <w:r>
                <w:rPr>
                  <w:rStyle w:val="Hyperlink"/>
                  <w:color w:val="0B0080"/>
                  <w:sz w:val="21"/>
                  <w:szCs w:val="21"/>
                </w:rPr>
                <w:t>Europa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29 June 2007</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3.3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Europa projects</w:t>
            </w:r>
            <w:hyperlink r:id="rId60" w:anchor="cite_note-:0-21" w:history="1">
              <w:r>
                <w:rPr>
                  <w:rStyle w:val="Hyperlink"/>
                  <w:color w:val="0B0080"/>
                  <w:sz w:val="17"/>
                  <w:szCs w:val="17"/>
                  <w:vertAlign w:val="superscript"/>
                </w:rPr>
                <w:t>[21]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hyperlink r:id="rId61" w:tooltip="Ganymede (moon)" w:history="1">
              <w:r>
                <w:rPr>
                  <w:rStyle w:val="Hyperlink"/>
                  <w:color w:val="0B0080"/>
                  <w:sz w:val="21"/>
                  <w:szCs w:val="21"/>
                </w:rPr>
                <w:t>Ganymede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25 June 2008</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3.4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Ganymede projects</w:t>
            </w:r>
            <w:hyperlink r:id="rId62" w:anchor="cite_note-25" w:history="1">
              <w:r>
                <w:rPr>
                  <w:rStyle w:val="Hyperlink"/>
                  <w:color w:val="0B0080"/>
                  <w:sz w:val="17"/>
                  <w:szCs w:val="17"/>
                  <w:vertAlign w:val="superscript"/>
                </w:rPr>
                <w:t>[25]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hyperlink r:id="rId63" w:tooltip="Galileo Galilei" w:history="1">
              <w:r>
                <w:rPr>
                  <w:rStyle w:val="Hyperlink"/>
                  <w:color w:val="0B0080"/>
                  <w:sz w:val="21"/>
                  <w:szCs w:val="21"/>
                </w:rPr>
                <w:t>Galileo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24 June 2009</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3.5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Galileo projects</w:t>
            </w:r>
            <w:hyperlink r:id="rId64" w:anchor="cite_note-26" w:history="1">
              <w:r>
                <w:rPr>
                  <w:rStyle w:val="Hyperlink"/>
                  <w:color w:val="0B0080"/>
                  <w:sz w:val="17"/>
                  <w:szCs w:val="17"/>
                  <w:vertAlign w:val="superscript"/>
                </w:rPr>
                <w:t>[26]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hyperlink r:id="rId65" w:tooltip="Helios" w:history="1">
              <w:r>
                <w:rPr>
                  <w:rStyle w:val="Hyperlink"/>
                  <w:color w:val="0B0080"/>
                  <w:sz w:val="21"/>
                  <w:szCs w:val="21"/>
                </w:rPr>
                <w:t>Helios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23 June 2010</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3.6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Helios projects</w:t>
            </w:r>
            <w:hyperlink r:id="rId66" w:anchor="cite_note-27" w:history="1">
              <w:r>
                <w:rPr>
                  <w:rStyle w:val="Hyperlink"/>
                  <w:color w:val="0B0080"/>
                  <w:sz w:val="17"/>
                  <w:szCs w:val="17"/>
                  <w:vertAlign w:val="superscript"/>
                </w:rPr>
                <w:t>[27]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hyperlink r:id="rId67" w:tooltip="Indigo" w:history="1">
              <w:r>
                <w:rPr>
                  <w:rStyle w:val="Hyperlink"/>
                  <w:color w:val="0B0080"/>
                  <w:sz w:val="21"/>
                  <w:szCs w:val="21"/>
                </w:rPr>
                <w:t>Indigo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22 June 2011</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3.7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Indigo projects</w:t>
            </w:r>
            <w:hyperlink r:id="rId68" w:anchor="cite_note-28" w:history="1">
              <w:r>
                <w:rPr>
                  <w:rStyle w:val="Hyperlink"/>
                  <w:color w:val="0B0080"/>
                  <w:sz w:val="17"/>
                  <w:szCs w:val="17"/>
                  <w:vertAlign w:val="superscript"/>
                </w:rPr>
                <w:t>[28]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Added </w:t>
            </w:r>
            <w:hyperlink r:id="rId69" w:tooltip="Java 7" w:history="1">
              <w:r>
                <w:rPr>
                  <w:rStyle w:val="Hyperlink"/>
                  <w:color w:val="0B0080"/>
                  <w:sz w:val="21"/>
                  <w:szCs w:val="21"/>
                </w:rPr>
                <w:t>Java 7</w:t>
              </w:r>
            </w:hyperlink>
            <w:r>
              <w:rPr>
                <w:color w:val="222222"/>
                <w:sz w:val="21"/>
                <w:szCs w:val="21"/>
              </w:rPr>
              <w:t> support (3.7.1 sr1): Improved Type Inference for Generic Instance Creation (Diamond), Multi-catch, try-with-resources statement, Simplified Varargs Method Invocation, Strings in switch, Binary Literals and Underscores in Numeric Literals, Polymorphic Methods</w:t>
            </w:r>
            <w:hyperlink r:id="rId70" w:anchor="cite_note-29" w:history="1">
              <w:r>
                <w:rPr>
                  <w:rStyle w:val="Hyperlink"/>
                  <w:color w:val="0B0080"/>
                  <w:sz w:val="17"/>
                  <w:szCs w:val="17"/>
                  <w:vertAlign w:val="superscript"/>
                </w:rPr>
                <w:t>[29]</w:t>
              </w:r>
            </w:hyperlink>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hyperlink r:id="rId71" w:tooltip="Juno (mythology)" w:history="1">
              <w:r>
                <w:rPr>
                  <w:rStyle w:val="Hyperlink"/>
                  <w:color w:val="0B0080"/>
                  <w:sz w:val="21"/>
                  <w:szCs w:val="21"/>
                </w:rPr>
                <w:t>Juno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27 June 2012</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3.8 and 4.2</w:t>
            </w:r>
            <w:hyperlink r:id="rId72" w:anchor="cite_note-30" w:history="1">
              <w:r>
                <w:rPr>
                  <w:rStyle w:val="Hyperlink"/>
                  <w:color w:val="0B0080"/>
                  <w:sz w:val="17"/>
                  <w:szCs w:val="17"/>
                  <w:vertAlign w:val="superscript"/>
                </w:rPr>
                <w:t>[30]</w:t>
              </w:r>
            </w:hyperlink>
          </w:p>
          <w:p w:rsidR="00AA22AE" w:rsidRDefault="00AA22AE">
            <w:pPr>
              <w:pStyle w:val="NormalWeb"/>
              <w:spacing w:before="120" w:beforeAutospacing="0" w:after="120" w:afterAutospacing="0"/>
              <w:rPr>
                <w:color w:val="222222"/>
                <w:sz w:val="21"/>
                <w:szCs w:val="21"/>
              </w:rPr>
            </w:pPr>
            <w:hyperlink r:id="rId73" w:anchor="cite_note-33" w:history="1">
              <w:r>
                <w:rPr>
                  <w:rStyle w:val="Hyperlink"/>
                  <w:color w:val="0B0080"/>
                  <w:sz w:val="17"/>
                  <w:szCs w:val="17"/>
                  <w:vertAlign w:val="superscript"/>
                </w:rPr>
                <w:t>[Notes 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Juno projects</w:t>
            </w:r>
            <w:hyperlink r:id="rId74" w:anchor="cite_note-34" w:history="1">
              <w:r>
                <w:rPr>
                  <w:rStyle w:val="Hyperlink"/>
                  <w:color w:val="0B0080"/>
                  <w:sz w:val="17"/>
                  <w:szCs w:val="17"/>
                  <w:vertAlign w:val="superscript"/>
                </w:rPr>
                <w:t>[33]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hyperlink r:id="rId75" w:tooltip="Johannes Kepler" w:history="1">
              <w:r>
                <w:rPr>
                  <w:rStyle w:val="Hyperlink"/>
                  <w:color w:val="0B0080"/>
                  <w:sz w:val="21"/>
                  <w:szCs w:val="21"/>
                </w:rPr>
                <w:t>Kepler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26 June 2013</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4.3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Kepler projects</w:t>
            </w:r>
            <w:hyperlink r:id="rId76" w:anchor="cite_note-35" w:history="1">
              <w:r>
                <w:rPr>
                  <w:rStyle w:val="Hyperlink"/>
                  <w:color w:val="0B0080"/>
                  <w:sz w:val="17"/>
                  <w:szCs w:val="17"/>
                  <w:vertAlign w:val="superscript"/>
                </w:rPr>
                <w:t>[34]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hyperlink r:id="rId77" w:tooltip="Moon" w:history="1">
              <w:r>
                <w:rPr>
                  <w:rStyle w:val="Hyperlink"/>
                  <w:color w:val="0B0080"/>
                  <w:sz w:val="21"/>
                  <w:szCs w:val="21"/>
                </w:rPr>
                <w:t>Luna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25 June 2014</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4.4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Luna projects</w:t>
            </w:r>
            <w:hyperlink r:id="rId78" w:anchor="cite_note-36" w:history="1">
              <w:r>
                <w:rPr>
                  <w:rStyle w:val="Hyperlink"/>
                  <w:color w:val="0B0080"/>
                  <w:sz w:val="17"/>
                  <w:szCs w:val="17"/>
                  <w:vertAlign w:val="superscript"/>
                </w:rPr>
                <w:t>[35]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Integrated </w:t>
            </w:r>
            <w:hyperlink r:id="rId79" w:tooltip="Java 8" w:history="1">
              <w:r>
                <w:rPr>
                  <w:rStyle w:val="Hyperlink"/>
                  <w:color w:val="0B0080"/>
                  <w:sz w:val="21"/>
                  <w:szCs w:val="21"/>
                </w:rPr>
                <w:t>Java 8</w:t>
              </w:r>
            </w:hyperlink>
            <w:r>
              <w:rPr>
                <w:color w:val="222222"/>
                <w:sz w:val="21"/>
                <w:szCs w:val="21"/>
              </w:rPr>
              <w:t> support;</w:t>
            </w:r>
            <w:hyperlink r:id="rId80" w:anchor="cite_note-37" w:history="1">
              <w:r>
                <w:rPr>
                  <w:rStyle w:val="Hyperlink"/>
                  <w:color w:val="0B0080"/>
                  <w:sz w:val="17"/>
                  <w:szCs w:val="17"/>
                  <w:vertAlign w:val="superscript"/>
                </w:rPr>
                <w:t>[36]</w:t>
              </w:r>
            </w:hyperlink>
            <w:r>
              <w:rPr>
                <w:color w:val="222222"/>
                <w:sz w:val="21"/>
                <w:szCs w:val="21"/>
              </w:rPr>
              <w:t> in the prior version, this was possible via a </w:t>
            </w:r>
            <w:r>
              <w:rPr>
                <w:i/>
                <w:iCs/>
                <w:color w:val="222222"/>
                <w:sz w:val="21"/>
                <w:szCs w:val="21"/>
              </w:rPr>
              <w:t>Java 8 patch</w:t>
            </w:r>
            <w:r>
              <w:rPr>
                <w:color w:val="222222"/>
                <w:sz w:val="21"/>
                <w:szCs w:val="21"/>
              </w:rPr>
              <w:t> plug-in</w:t>
            </w: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hyperlink r:id="rId81" w:tooltip="Mars" w:history="1">
              <w:r>
                <w:rPr>
                  <w:rStyle w:val="Hyperlink"/>
                  <w:color w:val="0B0080"/>
                  <w:sz w:val="21"/>
                  <w:szCs w:val="21"/>
                </w:rPr>
                <w:t>Mars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24 June 2015</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4.5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Mars projects</w:t>
            </w:r>
            <w:hyperlink r:id="rId82" w:anchor="cite_note-38" w:history="1">
              <w:r>
                <w:rPr>
                  <w:rStyle w:val="Hyperlink"/>
                  <w:color w:val="0B0080"/>
                  <w:sz w:val="17"/>
                  <w:szCs w:val="17"/>
                  <w:vertAlign w:val="superscript"/>
                </w:rPr>
                <w:t>[37]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hyperlink r:id="rId83" w:tooltip="Neon" w:history="1">
              <w:r>
                <w:rPr>
                  <w:rStyle w:val="Hyperlink"/>
                  <w:color w:val="0B0080"/>
                  <w:sz w:val="21"/>
                  <w:szCs w:val="21"/>
                </w:rPr>
                <w:t>Neon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22 June 2016</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4.6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Neon projects</w:t>
            </w:r>
            <w:hyperlink r:id="rId84" w:anchor="cite_note-39" w:history="1">
              <w:r>
                <w:rPr>
                  <w:rStyle w:val="Hyperlink"/>
                  <w:color w:val="0B0080"/>
                  <w:sz w:val="17"/>
                  <w:szCs w:val="17"/>
                  <w:vertAlign w:val="superscript"/>
                </w:rPr>
                <w:t>[38]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hyperlink r:id="rId85" w:tooltip="Oxygen" w:history="1">
              <w:r>
                <w:rPr>
                  <w:rStyle w:val="Hyperlink"/>
                  <w:color w:val="0B0080"/>
                  <w:sz w:val="21"/>
                  <w:szCs w:val="21"/>
                </w:rPr>
                <w:t>Oxygen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28 June 2017</w:t>
            </w:r>
          </w:p>
        </w:tc>
        <w:tc>
          <w:tcPr>
            <w:tcW w:w="0" w:type="auto"/>
            <w:tcBorders>
              <w:top w:val="single" w:sz="6" w:space="0" w:color="A2A9B1"/>
              <w:left w:val="single" w:sz="6" w:space="0" w:color="A2A9B1"/>
              <w:bottom w:val="single" w:sz="6" w:space="0" w:color="A2A9B1"/>
              <w:right w:val="single" w:sz="6" w:space="0" w:color="A2A9B1"/>
            </w:tcBorders>
            <w:shd w:val="clear" w:color="auto" w:fill="D4F4B4"/>
            <w:tcMar>
              <w:top w:w="48" w:type="dxa"/>
              <w:left w:w="96" w:type="dxa"/>
              <w:bottom w:w="48" w:type="dxa"/>
              <w:right w:w="96" w:type="dxa"/>
            </w:tcMar>
            <w:vAlign w:val="center"/>
            <w:hideMark/>
          </w:tcPr>
          <w:p w:rsidR="00AA22AE" w:rsidRDefault="00AA22AE">
            <w:pPr>
              <w:rPr>
                <w:color w:val="222222"/>
                <w:sz w:val="21"/>
                <w:szCs w:val="21"/>
              </w:rPr>
            </w:pPr>
            <w:r>
              <w:rPr>
                <w:b/>
                <w:bCs/>
                <w:color w:val="222222"/>
                <w:sz w:val="21"/>
                <w:szCs w:val="21"/>
              </w:rPr>
              <w:t>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Oxygen projects</w:t>
            </w:r>
            <w:hyperlink r:id="rId86" w:anchor="cite_note-40" w:history="1">
              <w:r>
                <w:rPr>
                  <w:rStyle w:val="Hyperlink"/>
                  <w:color w:val="0B0080"/>
                  <w:sz w:val="17"/>
                  <w:szCs w:val="17"/>
                  <w:vertAlign w:val="superscript"/>
                </w:rPr>
                <w:t>[39]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rFonts w:ascii="Arial" w:hAnsi="Arial" w:cs="Arial"/>
                <w:color w:val="222222"/>
                <w:sz w:val="21"/>
                <w:szCs w:val="21"/>
              </w:rPr>
            </w:pPr>
            <w:hyperlink r:id="rId87" w:tooltip="Photon" w:history="1">
              <w:r>
                <w:rPr>
                  <w:rStyle w:val="Hyperlink"/>
                  <w:rFonts w:ascii="Arial" w:hAnsi="Arial" w:cs="Arial"/>
                  <w:color w:val="0B0080"/>
                  <w:sz w:val="21"/>
                  <w:szCs w:val="21"/>
                </w:rPr>
                <w:t>Photon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rFonts w:ascii="Arial" w:hAnsi="Arial" w:cs="Arial"/>
                <w:color w:val="222222"/>
                <w:sz w:val="21"/>
                <w:szCs w:val="21"/>
              </w:rPr>
            </w:pPr>
            <w:r>
              <w:rPr>
                <w:rFonts w:ascii="Arial" w:hAnsi="Arial" w:cs="Arial"/>
                <w:color w:val="222222"/>
                <w:sz w:val="21"/>
                <w:szCs w:val="21"/>
              </w:rPr>
              <w:t>27 June 2018 (planned)</w:t>
            </w:r>
          </w:p>
        </w:tc>
        <w:tc>
          <w:tcPr>
            <w:tcW w:w="0" w:type="auto"/>
            <w:tcBorders>
              <w:top w:val="single" w:sz="6" w:space="0" w:color="A2A9B1"/>
              <w:left w:val="single" w:sz="6" w:space="0" w:color="A2A9B1"/>
              <w:bottom w:val="single" w:sz="6" w:space="0" w:color="A2A9B1"/>
              <w:right w:val="single" w:sz="6" w:space="0" w:color="A2A9B1"/>
            </w:tcBorders>
            <w:shd w:val="clear" w:color="auto" w:fill="C1E6F5"/>
            <w:tcMar>
              <w:top w:w="48" w:type="dxa"/>
              <w:left w:w="96" w:type="dxa"/>
              <w:bottom w:w="48" w:type="dxa"/>
              <w:right w:w="96" w:type="dxa"/>
            </w:tcMar>
            <w:vAlign w:val="center"/>
            <w:hideMark/>
          </w:tcPr>
          <w:p w:rsidR="00AA22AE" w:rsidRDefault="00AA22AE">
            <w:pPr>
              <w:rPr>
                <w:rFonts w:ascii="Arial" w:hAnsi="Arial" w:cs="Arial"/>
                <w:color w:val="222222"/>
                <w:sz w:val="21"/>
                <w:szCs w:val="21"/>
              </w:rPr>
            </w:pPr>
            <w:r>
              <w:rPr>
                <w:rFonts w:ascii="Arial" w:hAnsi="Arial" w:cs="Arial"/>
                <w:color w:val="222222"/>
                <w:sz w:val="21"/>
                <w:szCs w:val="21"/>
              </w:rPr>
              <w:t>4.8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rFonts w:ascii="Arial" w:hAnsi="Arial" w:cs="Arial"/>
                <w:color w:val="222222"/>
                <w:sz w:val="21"/>
                <w:szCs w:val="21"/>
              </w:rPr>
            </w:pPr>
            <w:r>
              <w:rPr>
                <w:rFonts w:ascii="Arial" w:hAnsi="Arial" w:cs="Arial"/>
                <w:color w:val="222222"/>
                <w:sz w:val="21"/>
                <w:szCs w:val="21"/>
              </w:rPr>
              <w:t>Photon projects</w:t>
            </w:r>
            <w:hyperlink r:id="rId88" w:anchor="cite_note-41" w:history="1">
              <w:r>
                <w:rPr>
                  <w:rStyle w:val="Hyperlink"/>
                  <w:rFonts w:ascii="Arial" w:hAnsi="Arial" w:cs="Arial"/>
                  <w:color w:val="0B0080"/>
                  <w:sz w:val="17"/>
                  <w:szCs w:val="17"/>
                  <w:vertAlign w:val="superscript"/>
                </w:rPr>
                <w:t>[40]</w:t>
              </w:r>
            </w:hyperlink>
            <w:r>
              <w:rPr>
                <w:color w:val="222222"/>
                <w:sz w:val="21"/>
                <w:szCs w:val="21"/>
              </w:rPr>
              <w:br/>
            </w:r>
          </w:p>
        </w:tc>
        <w:tc>
          <w:tcPr>
            <w:tcW w:w="0" w:type="auto"/>
            <w:shd w:val="clear" w:color="auto" w:fill="F8F9FA"/>
            <w:vAlign w:val="center"/>
            <w:hideMark/>
          </w:tcPr>
          <w:p w:rsidR="00AA22AE" w:rsidRDefault="00AA22AE">
            <w:pPr>
              <w:rPr>
                <w:sz w:val="20"/>
                <w:szCs w:val="20"/>
              </w:rPr>
            </w:pPr>
          </w:p>
        </w:tc>
      </w:tr>
    </w:tbl>
    <w:p w:rsidR="002D05F7" w:rsidRDefault="002D05F7"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CB59F3">
      <w:pPr>
        <w:pStyle w:val="Heading1"/>
        <w:rPr>
          <w:rFonts w:ascii="Arial" w:hAnsi="Arial" w:cs="Arial"/>
          <w:color w:val="222222"/>
          <w:sz w:val="21"/>
          <w:szCs w:val="21"/>
          <w:shd w:val="clear" w:color="auto" w:fill="FFFFFF"/>
        </w:rPr>
      </w:pPr>
      <w:r>
        <w:rPr>
          <w:rFonts w:ascii="Arial" w:hAnsi="Arial" w:cs="Arial"/>
          <w:color w:val="222222"/>
          <w:sz w:val="21"/>
          <w:szCs w:val="21"/>
          <w:shd w:val="clear" w:color="auto" w:fill="FFFFFF"/>
        </w:rPr>
        <w:t>SVN [</w:t>
      </w:r>
      <w:hyperlink r:id="rId89" w:tooltip="Software versioning" w:history="1">
        <w:r>
          <w:rPr>
            <w:rStyle w:val="Hyperlink"/>
            <w:rFonts w:ascii="Arial" w:hAnsi="Arial" w:cs="Arial"/>
            <w:color w:val="0B0080"/>
            <w:sz w:val="21"/>
            <w:szCs w:val="21"/>
            <w:shd w:val="clear" w:color="auto" w:fill="FFFFFF"/>
          </w:rPr>
          <w:t>software versioning</w:t>
        </w:r>
      </w:hyperlink>
      <w:r>
        <w:rPr>
          <w:rFonts w:ascii="Arial" w:hAnsi="Arial" w:cs="Arial"/>
          <w:color w:val="222222"/>
          <w:sz w:val="21"/>
          <w:szCs w:val="21"/>
          <w:shd w:val="clear" w:color="auto" w:fill="FFFFFF"/>
        </w:rPr>
        <w:t> and </w:t>
      </w:r>
      <w:hyperlink r:id="rId90" w:tooltip="Revision control" w:history="1">
        <w:r>
          <w:rPr>
            <w:rStyle w:val="Hyperlink"/>
            <w:rFonts w:ascii="Arial" w:hAnsi="Arial" w:cs="Arial"/>
            <w:color w:val="0B0080"/>
            <w:sz w:val="21"/>
            <w:szCs w:val="21"/>
            <w:shd w:val="clear" w:color="auto" w:fill="FFFFFF"/>
          </w:rPr>
          <w:t>revision control</w:t>
        </w:r>
      </w:hyperlink>
      <w:r>
        <w:rPr>
          <w:rFonts w:ascii="Arial" w:hAnsi="Arial" w:cs="Arial"/>
          <w:color w:val="222222"/>
          <w:sz w:val="21"/>
          <w:szCs w:val="21"/>
          <w:shd w:val="clear" w:color="auto" w:fill="FFFFFF"/>
        </w:rPr>
        <w:t> system]</w:t>
      </w:r>
    </w:p>
    <w:p w:rsidR="00914BB5" w:rsidRDefault="00914BB5" w:rsidP="00AA22AE">
      <w:pPr>
        <w:wordWrap w:val="0"/>
        <w:textAlignment w:val="baseline"/>
        <w:rPr>
          <w:rStyle w:val="crayon-e"/>
          <w:rFonts w:ascii="inherit" w:hAnsi="inherit"/>
          <w:color w:val="000000"/>
          <w:sz w:val="21"/>
          <w:szCs w:val="21"/>
          <w:bdr w:val="none" w:sz="0" w:space="0" w:color="auto" w:frame="1"/>
        </w:rPr>
      </w:pPr>
      <w:r>
        <w:rPr>
          <w:rFonts w:ascii="Arial" w:hAnsi="Arial" w:cs="Arial"/>
          <w:color w:val="222222"/>
          <w:sz w:val="21"/>
          <w:szCs w:val="21"/>
          <w:shd w:val="clear" w:color="auto" w:fill="FFFFFF"/>
        </w:rPr>
        <w:t>Its goal is to be a mostly compatible successor to the widely used </w:t>
      </w:r>
      <w:hyperlink r:id="rId91" w:tooltip="Concurrent Versions System" w:history="1">
        <w:r>
          <w:rPr>
            <w:rStyle w:val="Hyperlink"/>
            <w:rFonts w:ascii="Arial" w:hAnsi="Arial" w:cs="Arial"/>
            <w:color w:val="0B0080"/>
            <w:sz w:val="21"/>
            <w:szCs w:val="21"/>
            <w:shd w:val="clear" w:color="auto" w:fill="FFFFFF"/>
          </w:rPr>
          <w:t>Concurrent Versions System</w:t>
        </w:r>
      </w:hyperlink>
      <w:r>
        <w:rPr>
          <w:rFonts w:ascii="Arial" w:hAnsi="Arial" w:cs="Arial"/>
          <w:color w:val="222222"/>
          <w:sz w:val="21"/>
          <w:szCs w:val="21"/>
          <w:shd w:val="clear" w:color="auto" w:fill="FFFFFF"/>
        </w:rPr>
        <w:t> (CVS).</w:t>
      </w:r>
    </w:p>
    <w:p w:rsidR="00360BAE" w:rsidRDefault="00547557" w:rsidP="00AA22AE">
      <w:pPr>
        <w:wordWrap w:val="0"/>
        <w:textAlignment w:val="baseline"/>
        <w:rPr>
          <w:rStyle w:val="crayon-e"/>
          <w:rFonts w:ascii="inherit" w:hAnsi="inherit"/>
          <w:color w:val="000000"/>
          <w:sz w:val="21"/>
          <w:szCs w:val="21"/>
          <w:bdr w:val="none" w:sz="0" w:space="0" w:color="auto" w:frame="1"/>
        </w:rPr>
      </w:pPr>
      <w:r>
        <w:rPr>
          <w:noProof/>
        </w:rPr>
        <w:drawing>
          <wp:inline distT="0" distB="0" distL="0" distR="0">
            <wp:extent cx="5731510" cy="3447036"/>
            <wp:effectExtent l="19050" t="0" r="254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5731510" cy="3447036"/>
                    </a:xfrm>
                    <a:prstGeom prst="rect">
                      <a:avLst/>
                    </a:prstGeom>
                    <a:noFill/>
                    <a:ln w="9525">
                      <a:noFill/>
                      <a:miter lim="800000"/>
                      <a:headEnd/>
                      <a:tailEnd/>
                    </a:ln>
                  </pic:spPr>
                </pic:pic>
              </a:graphicData>
            </a:graphic>
          </wp:inline>
        </w:drawing>
      </w:r>
    </w:p>
    <w:p w:rsidR="00CD593D" w:rsidRDefault="00CD593D" w:rsidP="00AA22AE">
      <w:pPr>
        <w:wordWrap w:val="0"/>
        <w:textAlignment w:val="baseline"/>
        <w:rPr>
          <w:rStyle w:val="crayon-e"/>
          <w:rFonts w:ascii="inherit" w:hAnsi="inherit"/>
          <w:color w:val="000000"/>
          <w:sz w:val="21"/>
          <w:szCs w:val="21"/>
          <w:bdr w:val="none" w:sz="0" w:space="0" w:color="auto" w:frame="1"/>
        </w:rPr>
      </w:pPr>
    </w:p>
    <w:p w:rsidR="00CD593D" w:rsidRDefault="00CD593D" w:rsidP="00AA22AE">
      <w:pPr>
        <w:wordWrap w:val="0"/>
        <w:textAlignment w:val="baseline"/>
        <w:rPr>
          <w:rStyle w:val="crayon-e"/>
          <w:rFonts w:ascii="inherit" w:hAnsi="inherit"/>
          <w:color w:val="000000"/>
          <w:sz w:val="21"/>
          <w:szCs w:val="21"/>
          <w:bdr w:val="none" w:sz="0" w:space="0" w:color="auto" w:frame="1"/>
        </w:rPr>
      </w:pPr>
    </w:p>
    <w:p w:rsidR="00CD593D" w:rsidRDefault="00CD593D" w:rsidP="00AA22AE">
      <w:pPr>
        <w:wordWrap w:val="0"/>
        <w:textAlignment w:val="baseline"/>
        <w:rPr>
          <w:rStyle w:val="crayon-e"/>
          <w:rFonts w:ascii="inherit" w:hAnsi="inherit"/>
          <w:color w:val="000000"/>
          <w:sz w:val="21"/>
          <w:szCs w:val="21"/>
          <w:bdr w:val="none" w:sz="0" w:space="0" w:color="auto" w:frame="1"/>
        </w:rPr>
      </w:pPr>
    </w:p>
    <w:p w:rsidR="00CD593D" w:rsidRDefault="00CD593D"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CD593D" w:rsidRDefault="00CD593D" w:rsidP="002C18B6">
      <w:pPr>
        <w:pStyle w:val="Heading1"/>
        <w:rPr>
          <w:rStyle w:val="crayon-e"/>
          <w:rFonts w:ascii="inherit" w:hAnsi="inherit"/>
          <w:color w:val="000000"/>
          <w:sz w:val="21"/>
          <w:szCs w:val="21"/>
          <w:bdr w:val="none" w:sz="0" w:space="0" w:color="auto" w:frame="1"/>
        </w:rPr>
      </w:pPr>
      <w:r>
        <w:rPr>
          <w:rStyle w:val="crayon-e"/>
          <w:rFonts w:ascii="inherit" w:hAnsi="inherit"/>
          <w:color w:val="000000"/>
          <w:sz w:val="21"/>
          <w:szCs w:val="21"/>
          <w:bdr w:val="none" w:sz="0" w:space="0" w:color="auto" w:frame="1"/>
        </w:rPr>
        <w:t>Differences between GIT and SVN.</w:t>
      </w:r>
    </w:p>
    <w:p w:rsidR="00CD593D" w:rsidRDefault="00CD593D"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5731510" cy="2802870"/>
            <wp:effectExtent l="1905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srcRect/>
                    <a:stretch>
                      <a:fillRect/>
                    </a:stretch>
                  </pic:blipFill>
                  <pic:spPr bwMode="auto">
                    <a:xfrm>
                      <a:off x="0" y="0"/>
                      <a:ext cx="5731510" cy="2802870"/>
                    </a:xfrm>
                    <a:prstGeom prst="rect">
                      <a:avLst/>
                    </a:prstGeom>
                    <a:noFill/>
                    <a:ln w="9525">
                      <a:noFill/>
                      <a:miter lim="800000"/>
                      <a:headEnd/>
                      <a:tailEnd/>
                    </a:ln>
                  </pic:spPr>
                </pic:pic>
              </a:graphicData>
            </a:graphic>
          </wp:inline>
        </w:drawing>
      </w:r>
    </w:p>
    <w:p w:rsidR="00ED19AE" w:rsidRDefault="00ED19AE"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4838700" cy="3457575"/>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srcRect/>
                    <a:stretch>
                      <a:fillRect/>
                    </a:stretch>
                  </pic:blipFill>
                  <pic:spPr bwMode="auto">
                    <a:xfrm>
                      <a:off x="0" y="0"/>
                      <a:ext cx="4838700" cy="3457575"/>
                    </a:xfrm>
                    <a:prstGeom prst="rect">
                      <a:avLst/>
                    </a:prstGeom>
                    <a:noFill/>
                    <a:ln w="9525">
                      <a:noFill/>
                      <a:miter lim="800000"/>
                      <a:headEnd/>
                      <a:tailEnd/>
                    </a:ln>
                  </pic:spPr>
                </pic:pic>
              </a:graphicData>
            </a:graphic>
          </wp:inline>
        </w:drawing>
      </w:r>
    </w:p>
    <w:p w:rsidR="001534C3" w:rsidRDefault="001534C3"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lastRenderedPageBreak/>
        <w:drawing>
          <wp:inline distT="0" distB="0" distL="0" distR="0">
            <wp:extent cx="5276850" cy="383857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srcRect/>
                    <a:stretch>
                      <a:fillRect/>
                    </a:stretch>
                  </pic:blipFill>
                  <pic:spPr bwMode="auto">
                    <a:xfrm>
                      <a:off x="0" y="0"/>
                      <a:ext cx="5276850" cy="3838575"/>
                    </a:xfrm>
                    <a:prstGeom prst="rect">
                      <a:avLst/>
                    </a:prstGeom>
                    <a:noFill/>
                    <a:ln w="9525">
                      <a:noFill/>
                      <a:miter lim="800000"/>
                      <a:headEnd/>
                      <a:tailEnd/>
                    </a:ln>
                  </pic:spPr>
                </pic:pic>
              </a:graphicData>
            </a:graphic>
          </wp:inline>
        </w:drawing>
      </w:r>
    </w:p>
    <w:p w:rsidR="00175D4E" w:rsidRDefault="00175D4E"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4305300" cy="4286250"/>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srcRect/>
                    <a:stretch>
                      <a:fillRect/>
                    </a:stretch>
                  </pic:blipFill>
                  <pic:spPr bwMode="auto">
                    <a:xfrm>
                      <a:off x="0" y="0"/>
                      <a:ext cx="4305300" cy="4286250"/>
                    </a:xfrm>
                    <a:prstGeom prst="rect">
                      <a:avLst/>
                    </a:prstGeom>
                    <a:noFill/>
                    <a:ln w="9525">
                      <a:noFill/>
                      <a:miter lim="800000"/>
                      <a:headEnd/>
                      <a:tailEnd/>
                    </a:ln>
                  </pic:spPr>
                </pic:pic>
              </a:graphicData>
            </a:graphic>
          </wp:inline>
        </w:drawing>
      </w:r>
    </w:p>
    <w:p w:rsidR="00A33BAE" w:rsidRDefault="00A33BAE" w:rsidP="00AA22AE">
      <w:pPr>
        <w:wordWrap w:val="0"/>
        <w:textAlignment w:val="baseline"/>
        <w:rPr>
          <w:rStyle w:val="crayon-e"/>
          <w:rFonts w:ascii="inherit" w:hAnsi="inherit"/>
          <w:color w:val="000000"/>
          <w:sz w:val="21"/>
          <w:szCs w:val="21"/>
          <w:bdr w:val="none" w:sz="0" w:space="0" w:color="auto" w:frame="1"/>
        </w:rPr>
      </w:pPr>
    </w:p>
    <w:p w:rsidR="00A33BAE" w:rsidRPr="00A33BAE" w:rsidRDefault="00A33BAE" w:rsidP="00A33BAE">
      <w:pPr>
        <w:pBdr>
          <w:bottom w:val="single" w:sz="6" w:space="0" w:color="A2A9B1"/>
        </w:pBdr>
        <w:spacing w:after="60" w:line="240" w:lineRule="auto"/>
        <w:outlineLvl w:val="0"/>
        <w:rPr>
          <w:rFonts w:ascii="Georgia" w:eastAsia="Times New Roman" w:hAnsi="Georgia" w:cs="Times New Roman"/>
          <w:color w:val="000000"/>
          <w:kern w:val="36"/>
          <w:sz w:val="43"/>
          <w:szCs w:val="43"/>
          <w:lang/>
        </w:rPr>
      </w:pPr>
      <w:r w:rsidRPr="00A33BAE">
        <w:rPr>
          <w:rFonts w:ascii="Georgia" w:eastAsia="Times New Roman" w:hAnsi="Georgia" w:cs="Times New Roman"/>
          <w:color w:val="000000"/>
          <w:kern w:val="36"/>
          <w:sz w:val="43"/>
          <w:szCs w:val="43"/>
          <w:lang/>
        </w:rPr>
        <w:lastRenderedPageBreak/>
        <w:t>WebSphere Application Server</w:t>
      </w:r>
    </w:p>
    <w:p w:rsidR="00A33BAE" w:rsidRPr="00AA22AE" w:rsidRDefault="005670FA"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5848350" cy="4057650"/>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srcRect/>
                    <a:stretch>
                      <a:fillRect/>
                    </a:stretch>
                  </pic:blipFill>
                  <pic:spPr bwMode="auto">
                    <a:xfrm>
                      <a:off x="0" y="0"/>
                      <a:ext cx="5848350" cy="4057650"/>
                    </a:xfrm>
                    <a:prstGeom prst="rect">
                      <a:avLst/>
                    </a:prstGeom>
                    <a:noFill/>
                    <a:ln w="9525">
                      <a:noFill/>
                      <a:miter lim="800000"/>
                      <a:headEnd/>
                      <a:tailEnd/>
                    </a:ln>
                  </pic:spPr>
                </pic:pic>
              </a:graphicData>
            </a:graphic>
          </wp:inline>
        </w:drawing>
      </w:r>
    </w:p>
    <w:sectPr w:rsidR="00A33BAE" w:rsidRPr="00AA22AE" w:rsidSect="005800E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inheri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B154F"/>
    <w:multiLevelType w:val="multilevel"/>
    <w:tmpl w:val="08F63E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E975A83"/>
    <w:multiLevelType w:val="multilevel"/>
    <w:tmpl w:val="5776E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3E731AE"/>
    <w:multiLevelType w:val="multilevel"/>
    <w:tmpl w:val="387E86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4941F0"/>
    <w:multiLevelType w:val="hybridMultilevel"/>
    <w:tmpl w:val="2CA2D1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173708C"/>
    <w:multiLevelType w:val="multilevel"/>
    <w:tmpl w:val="D0420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3AD10B7"/>
    <w:multiLevelType w:val="multilevel"/>
    <w:tmpl w:val="DEACF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D7A150D"/>
    <w:multiLevelType w:val="multilevel"/>
    <w:tmpl w:val="7F543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5"/>
  </w:num>
  <w:num w:numId="4">
    <w:abstractNumId w:val="3"/>
  </w:num>
  <w:num w:numId="5">
    <w:abstractNumId w:val="1"/>
  </w:num>
  <w:num w:numId="6">
    <w:abstractNumId w:val="6"/>
  </w:num>
  <w:num w:numId="7">
    <w:abstractNumId w:val="4"/>
  </w:num>
  <w:num w:numId="8">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80464D"/>
    <w:rsid w:val="000321DC"/>
    <w:rsid w:val="000C7984"/>
    <w:rsid w:val="000E7301"/>
    <w:rsid w:val="001534C3"/>
    <w:rsid w:val="00175D4E"/>
    <w:rsid w:val="001B655C"/>
    <w:rsid w:val="001C2558"/>
    <w:rsid w:val="001F6077"/>
    <w:rsid w:val="00241074"/>
    <w:rsid w:val="00267363"/>
    <w:rsid w:val="00296ABA"/>
    <w:rsid w:val="002A1B69"/>
    <w:rsid w:val="002C18B6"/>
    <w:rsid w:val="002C4A64"/>
    <w:rsid w:val="002D05F7"/>
    <w:rsid w:val="002D0765"/>
    <w:rsid w:val="002D3336"/>
    <w:rsid w:val="002E42EC"/>
    <w:rsid w:val="00317C2A"/>
    <w:rsid w:val="003532B7"/>
    <w:rsid w:val="00360BAE"/>
    <w:rsid w:val="00361627"/>
    <w:rsid w:val="00391FCD"/>
    <w:rsid w:val="003A4E72"/>
    <w:rsid w:val="003D2832"/>
    <w:rsid w:val="003F6A26"/>
    <w:rsid w:val="00433CC5"/>
    <w:rsid w:val="004E6F40"/>
    <w:rsid w:val="00506823"/>
    <w:rsid w:val="005217EF"/>
    <w:rsid w:val="00547557"/>
    <w:rsid w:val="00554704"/>
    <w:rsid w:val="00555291"/>
    <w:rsid w:val="005670FA"/>
    <w:rsid w:val="005707A5"/>
    <w:rsid w:val="005800E8"/>
    <w:rsid w:val="005D3B8E"/>
    <w:rsid w:val="005E26E7"/>
    <w:rsid w:val="00613670"/>
    <w:rsid w:val="006159A2"/>
    <w:rsid w:val="00654B99"/>
    <w:rsid w:val="00662AE6"/>
    <w:rsid w:val="00674DE0"/>
    <w:rsid w:val="0068341F"/>
    <w:rsid w:val="006B1CF0"/>
    <w:rsid w:val="006B2456"/>
    <w:rsid w:val="006C5E33"/>
    <w:rsid w:val="0070480B"/>
    <w:rsid w:val="007219A6"/>
    <w:rsid w:val="00737505"/>
    <w:rsid w:val="00740F6F"/>
    <w:rsid w:val="00800941"/>
    <w:rsid w:val="0080464D"/>
    <w:rsid w:val="008705AF"/>
    <w:rsid w:val="008B01E7"/>
    <w:rsid w:val="008C00DE"/>
    <w:rsid w:val="008E66E4"/>
    <w:rsid w:val="008E79FE"/>
    <w:rsid w:val="00914BB5"/>
    <w:rsid w:val="009377A8"/>
    <w:rsid w:val="00957581"/>
    <w:rsid w:val="00974AEC"/>
    <w:rsid w:val="0099045B"/>
    <w:rsid w:val="009B570A"/>
    <w:rsid w:val="00A33BAE"/>
    <w:rsid w:val="00A71F98"/>
    <w:rsid w:val="00A873F1"/>
    <w:rsid w:val="00AA22AE"/>
    <w:rsid w:val="00AB0EE3"/>
    <w:rsid w:val="00AB62E2"/>
    <w:rsid w:val="00B13639"/>
    <w:rsid w:val="00B20B99"/>
    <w:rsid w:val="00B212D0"/>
    <w:rsid w:val="00B35E91"/>
    <w:rsid w:val="00B555E7"/>
    <w:rsid w:val="00B670BE"/>
    <w:rsid w:val="00B71616"/>
    <w:rsid w:val="00B97609"/>
    <w:rsid w:val="00BC1756"/>
    <w:rsid w:val="00C055CE"/>
    <w:rsid w:val="00C27B5C"/>
    <w:rsid w:val="00C3020C"/>
    <w:rsid w:val="00C54BB0"/>
    <w:rsid w:val="00C61F1C"/>
    <w:rsid w:val="00C66C2D"/>
    <w:rsid w:val="00C67D26"/>
    <w:rsid w:val="00CB59F3"/>
    <w:rsid w:val="00CC2CC5"/>
    <w:rsid w:val="00CD593D"/>
    <w:rsid w:val="00D2002F"/>
    <w:rsid w:val="00D22FAF"/>
    <w:rsid w:val="00D260AB"/>
    <w:rsid w:val="00DB38D9"/>
    <w:rsid w:val="00DD2410"/>
    <w:rsid w:val="00DE2E2B"/>
    <w:rsid w:val="00DF25BC"/>
    <w:rsid w:val="00E377D3"/>
    <w:rsid w:val="00E84CA9"/>
    <w:rsid w:val="00E9070A"/>
    <w:rsid w:val="00ED19AE"/>
    <w:rsid w:val="00F00C94"/>
    <w:rsid w:val="00F94B9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00E8"/>
  </w:style>
  <w:style w:type="paragraph" w:styleId="Heading1">
    <w:name w:val="heading 1"/>
    <w:basedOn w:val="Normal"/>
    <w:link w:val="Heading1Char"/>
    <w:uiPriority w:val="9"/>
    <w:qFormat/>
    <w:rsid w:val="008046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00C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17E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05F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464D"/>
    <w:rPr>
      <w:rFonts w:ascii="Times New Roman" w:eastAsia="Times New Roman" w:hAnsi="Times New Roman" w:cs="Times New Roman"/>
      <w:b/>
      <w:bCs/>
      <w:kern w:val="36"/>
      <w:sz w:val="48"/>
      <w:szCs w:val="48"/>
    </w:rPr>
  </w:style>
  <w:style w:type="character" w:customStyle="1" w:styleId="articlerating">
    <w:name w:val="articlerating"/>
    <w:basedOn w:val="DefaultParagraphFont"/>
    <w:rsid w:val="0080464D"/>
  </w:style>
  <w:style w:type="paragraph" w:styleId="NormalWeb">
    <w:name w:val="Normal (Web)"/>
    <w:basedOn w:val="Normal"/>
    <w:uiPriority w:val="99"/>
    <w:unhideWhenUsed/>
    <w:rsid w:val="0080464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464D"/>
    <w:rPr>
      <w:b/>
      <w:bCs/>
    </w:rPr>
  </w:style>
  <w:style w:type="character" w:styleId="HTMLCode">
    <w:name w:val="HTML Code"/>
    <w:basedOn w:val="DefaultParagraphFont"/>
    <w:uiPriority w:val="99"/>
    <w:semiHidden/>
    <w:unhideWhenUsed/>
    <w:rsid w:val="0080464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046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0464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046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64D"/>
    <w:rPr>
      <w:rFonts w:ascii="Tahoma" w:hAnsi="Tahoma" w:cs="Tahoma"/>
      <w:sz w:val="16"/>
      <w:szCs w:val="16"/>
    </w:rPr>
  </w:style>
  <w:style w:type="paragraph" w:styleId="DocumentMap">
    <w:name w:val="Document Map"/>
    <w:basedOn w:val="Normal"/>
    <w:link w:val="DocumentMapChar"/>
    <w:uiPriority w:val="99"/>
    <w:semiHidden/>
    <w:unhideWhenUsed/>
    <w:rsid w:val="002D333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D3336"/>
    <w:rPr>
      <w:rFonts w:ascii="Tahoma" w:hAnsi="Tahoma" w:cs="Tahoma"/>
      <w:sz w:val="16"/>
      <w:szCs w:val="16"/>
    </w:rPr>
  </w:style>
  <w:style w:type="paragraph" w:styleId="ListParagraph">
    <w:name w:val="List Paragraph"/>
    <w:basedOn w:val="Normal"/>
    <w:uiPriority w:val="34"/>
    <w:qFormat/>
    <w:rsid w:val="0068341F"/>
    <w:pPr>
      <w:ind w:left="720"/>
      <w:contextualSpacing/>
    </w:pPr>
  </w:style>
  <w:style w:type="character" w:customStyle="1" w:styleId="Heading3Char">
    <w:name w:val="Heading 3 Char"/>
    <w:basedOn w:val="DefaultParagraphFont"/>
    <w:link w:val="Heading3"/>
    <w:uiPriority w:val="9"/>
    <w:rsid w:val="005217EF"/>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F00C94"/>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800941"/>
    <w:pPr>
      <w:spacing w:after="0" w:line="240" w:lineRule="auto"/>
    </w:pPr>
  </w:style>
  <w:style w:type="character" w:styleId="Emphasis">
    <w:name w:val="Emphasis"/>
    <w:basedOn w:val="DefaultParagraphFont"/>
    <w:uiPriority w:val="20"/>
    <w:qFormat/>
    <w:rsid w:val="003F6A26"/>
    <w:rPr>
      <w:i/>
      <w:iCs/>
    </w:rPr>
  </w:style>
  <w:style w:type="character" w:styleId="Hyperlink">
    <w:name w:val="Hyperlink"/>
    <w:basedOn w:val="DefaultParagraphFont"/>
    <w:uiPriority w:val="99"/>
    <w:semiHidden/>
    <w:unhideWhenUsed/>
    <w:rsid w:val="003F6A26"/>
    <w:rPr>
      <w:color w:val="0000FF"/>
      <w:u w:val="single"/>
    </w:rPr>
  </w:style>
  <w:style w:type="character" w:customStyle="1" w:styleId="Heading4Char">
    <w:name w:val="Heading 4 Char"/>
    <w:basedOn w:val="DefaultParagraphFont"/>
    <w:link w:val="Heading4"/>
    <w:uiPriority w:val="9"/>
    <w:rsid w:val="002D05F7"/>
    <w:rPr>
      <w:rFonts w:asciiTheme="majorHAnsi" w:eastAsiaTheme="majorEastAsia" w:hAnsiTheme="majorHAnsi" w:cstheme="majorBidi"/>
      <w:b/>
      <w:bCs/>
      <w:i/>
      <w:iCs/>
      <w:color w:val="4F81BD" w:themeColor="accent1"/>
    </w:rPr>
  </w:style>
  <w:style w:type="character" w:customStyle="1" w:styleId="crayon-title">
    <w:name w:val="crayon-title"/>
    <w:basedOn w:val="DefaultParagraphFont"/>
    <w:rsid w:val="002D05F7"/>
  </w:style>
  <w:style w:type="character" w:customStyle="1" w:styleId="crayon-t">
    <w:name w:val="crayon-t"/>
    <w:basedOn w:val="DefaultParagraphFont"/>
    <w:rsid w:val="002D05F7"/>
  </w:style>
  <w:style w:type="character" w:customStyle="1" w:styleId="crayon-h">
    <w:name w:val="crayon-h"/>
    <w:basedOn w:val="DefaultParagraphFont"/>
    <w:rsid w:val="002D05F7"/>
  </w:style>
  <w:style w:type="character" w:customStyle="1" w:styleId="crayon-v">
    <w:name w:val="crayon-v"/>
    <w:basedOn w:val="DefaultParagraphFont"/>
    <w:rsid w:val="002D05F7"/>
  </w:style>
  <w:style w:type="character" w:customStyle="1" w:styleId="crayon-o">
    <w:name w:val="crayon-o"/>
    <w:basedOn w:val="DefaultParagraphFont"/>
    <w:rsid w:val="002D05F7"/>
  </w:style>
  <w:style w:type="character" w:customStyle="1" w:styleId="crayon-s">
    <w:name w:val="crayon-s"/>
    <w:basedOn w:val="DefaultParagraphFont"/>
    <w:rsid w:val="002D05F7"/>
  </w:style>
  <w:style w:type="character" w:customStyle="1" w:styleId="crayon-sy">
    <w:name w:val="crayon-sy"/>
    <w:basedOn w:val="DefaultParagraphFont"/>
    <w:rsid w:val="002D05F7"/>
  </w:style>
  <w:style w:type="character" w:customStyle="1" w:styleId="crayon-e">
    <w:name w:val="crayon-e"/>
    <w:basedOn w:val="DefaultParagraphFont"/>
    <w:rsid w:val="002D05F7"/>
  </w:style>
  <w:style w:type="character" w:customStyle="1" w:styleId="crayon-cn">
    <w:name w:val="crayon-cn"/>
    <w:basedOn w:val="DefaultParagraphFont"/>
    <w:rsid w:val="002D05F7"/>
  </w:style>
  <w:style w:type="character" w:customStyle="1" w:styleId="crayon-m">
    <w:name w:val="crayon-m"/>
    <w:basedOn w:val="DefaultParagraphFont"/>
    <w:rsid w:val="002D05F7"/>
  </w:style>
  <w:style w:type="character" w:customStyle="1" w:styleId="crayon-r">
    <w:name w:val="crayon-r"/>
    <w:basedOn w:val="DefaultParagraphFont"/>
    <w:rsid w:val="002D05F7"/>
  </w:style>
  <w:style w:type="character" w:customStyle="1" w:styleId="crayon-st">
    <w:name w:val="crayon-st"/>
    <w:basedOn w:val="DefaultParagraphFont"/>
    <w:rsid w:val="002D05F7"/>
  </w:style>
  <w:style w:type="character" w:styleId="FollowedHyperlink">
    <w:name w:val="FollowedHyperlink"/>
    <w:basedOn w:val="DefaultParagraphFont"/>
    <w:uiPriority w:val="99"/>
    <w:semiHidden/>
    <w:unhideWhenUsed/>
    <w:rsid w:val="002D05F7"/>
    <w:rPr>
      <w:color w:val="800080"/>
      <w:u w:val="single"/>
    </w:rPr>
  </w:style>
</w:styles>
</file>

<file path=word/webSettings.xml><?xml version="1.0" encoding="utf-8"?>
<w:webSettings xmlns:r="http://schemas.openxmlformats.org/officeDocument/2006/relationships" xmlns:w="http://schemas.openxmlformats.org/wordprocessingml/2006/main">
  <w:divs>
    <w:div w:id="108863319">
      <w:bodyDiv w:val="1"/>
      <w:marLeft w:val="0"/>
      <w:marRight w:val="0"/>
      <w:marTop w:val="0"/>
      <w:marBottom w:val="0"/>
      <w:divBdr>
        <w:top w:val="none" w:sz="0" w:space="0" w:color="auto"/>
        <w:left w:val="none" w:sz="0" w:space="0" w:color="auto"/>
        <w:bottom w:val="none" w:sz="0" w:space="0" w:color="auto"/>
        <w:right w:val="none" w:sz="0" w:space="0" w:color="auto"/>
      </w:divBdr>
    </w:div>
    <w:div w:id="158035773">
      <w:bodyDiv w:val="1"/>
      <w:marLeft w:val="0"/>
      <w:marRight w:val="0"/>
      <w:marTop w:val="0"/>
      <w:marBottom w:val="0"/>
      <w:divBdr>
        <w:top w:val="none" w:sz="0" w:space="0" w:color="auto"/>
        <w:left w:val="none" w:sz="0" w:space="0" w:color="auto"/>
        <w:bottom w:val="none" w:sz="0" w:space="0" w:color="auto"/>
        <w:right w:val="none" w:sz="0" w:space="0" w:color="auto"/>
      </w:divBdr>
      <w:divsChild>
        <w:div w:id="172459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382301">
      <w:bodyDiv w:val="1"/>
      <w:marLeft w:val="0"/>
      <w:marRight w:val="0"/>
      <w:marTop w:val="0"/>
      <w:marBottom w:val="0"/>
      <w:divBdr>
        <w:top w:val="none" w:sz="0" w:space="0" w:color="auto"/>
        <w:left w:val="none" w:sz="0" w:space="0" w:color="auto"/>
        <w:bottom w:val="none" w:sz="0" w:space="0" w:color="auto"/>
        <w:right w:val="none" w:sz="0" w:space="0" w:color="auto"/>
      </w:divBdr>
    </w:div>
    <w:div w:id="476458888">
      <w:bodyDiv w:val="1"/>
      <w:marLeft w:val="0"/>
      <w:marRight w:val="0"/>
      <w:marTop w:val="0"/>
      <w:marBottom w:val="0"/>
      <w:divBdr>
        <w:top w:val="none" w:sz="0" w:space="0" w:color="auto"/>
        <w:left w:val="none" w:sz="0" w:space="0" w:color="auto"/>
        <w:bottom w:val="none" w:sz="0" w:space="0" w:color="auto"/>
        <w:right w:val="none" w:sz="0" w:space="0" w:color="auto"/>
      </w:divBdr>
    </w:div>
    <w:div w:id="483590986">
      <w:bodyDiv w:val="1"/>
      <w:marLeft w:val="0"/>
      <w:marRight w:val="0"/>
      <w:marTop w:val="0"/>
      <w:marBottom w:val="0"/>
      <w:divBdr>
        <w:top w:val="none" w:sz="0" w:space="0" w:color="auto"/>
        <w:left w:val="none" w:sz="0" w:space="0" w:color="auto"/>
        <w:bottom w:val="none" w:sz="0" w:space="0" w:color="auto"/>
        <w:right w:val="none" w:sz="0" w:space="0" w:color="auto"/>
      </w:divBdr>
    </w:div>
    <w:div w:id="487206425">
      <w:bodyDiv w:val="1"/>
      <w:marLeft w:val="0"/>
      <w:marRight w:val="0"/>
      <w:marTop w:val="0"/>
      <w:marBottom w:val="0"/>
      <w:divBdr>
        <w:top w:val="none" w:sz="0" w:space="0" w:color="auto"/>
        <w:left w:val="none" w:sz="0" w:space="0" w:color="auto"/>
        <w:bottom w:val="none" w:sz="0" w:space="0" w:color="auto"/>
        <w:right w:val="none" w:sz="0" w:space="0" w:color="auto"/>
      </w:divBdr>
    </w:div>
    <w:div w:id="791362202">
      <w:bodyDiv w:val="1"/>
      <w:marLeft w:val="0"/>
      <w:marRight w:val="0"/>
      <w:marTop w:val="0"/>
      <w:marBottom w:val="0"/>
      <w:divBdr>
        <w:top w:val="none" w:sz="0" w:space="0" w:color="auto"/>
        <w:left w:val="none" w:sz="0" w:space="0" w:color="auto"/>
        <w:bottom w:val="none" w:sz="0" w:space="0" w:color="auto"/>
        <w:right w:val="none" w:sz="0" w:space="0" w:color="auto"/>
      </w:divBdr>
      <w:divsChild>
        <w:div w:id="1406026231">
          <w:marLeft w:val="0"/>
          <w:marRight w:val="0"/>
          <w:marTop w:val="0"/>
          <w:marBottom w:val="0"/>
          <w:divBdr>
            <w:top w:val="none" w:sz="0" w:space="0" w:color="auto"/>
            <w:left w:val="none" w:sz="0" w:space="0" w:color="auto"/>
            <w:bottom w:val="none" w:sz="0" w:space="0" w:color="auto"/>
            <w:right w:val="none" w:sz="0" w:space="0" w:color="auto"/>
          </w:divBdr>
          <w:divsChild>
            <w:div w:id="1379738108">
              <w:marLeft w:val="0"/>
              <w:marRight w:val="0"/>
              <w:marTop w:val="0"/>
              <w:marBottom w:val="0"/>
              <w:divBdr>
                <w:top w:val="none" w:sz="0" w:space="0" w:color="auto"/>
                <w:left w:val="none" w:sz="0" w:space="0" w:color="auto"/>
                <w:bottom w:val="none" w:sz="0" w:space="0" w:color="auto"/>
                <w:right w:val="none" w:sz="0" w:space="0" w:color="auto"/>
              </w:divBdr>
              <w:divsChild>
                <w:div w:id="1802768888">
                  <w:marLeft w:val="0"/>
                  <w:marRight w:val="0"/>
                  <w:marTop w:val="0"/>
                  <w:marBottom w:val="0"/>
                  <w:divBdr>
                    <w:top w:val="none" w:sz="0" w:space="0" w:color="auto"/>
                    <w:left w:val="none" w:sz="0" w:space="0" w:color="auto"/>
                    <w:bottom w:val="none" w:sz="0" w:space="0" w:color="auto"/>
                    <w:right w:val="none" w:sz="0" w:space="0" w:color="auto"/>
                  </w:divBdr>
                </w:div>
              </w:divsChild>
            </w:div>
            <w:div w:id="1422408096">
              <w:marLeft w:val="0"/>
              <w:marRight w:val="0"/>
              <w:marTop w:val="0"/>
              <w:marBottom w:val="0"/>
              <w:divBdr>
                <w:top w:val="none" w:sz="0" w:space="0" w:color="auto"/>
                <w:left w:val="none" w:sz="0" w:space="0" w:color="auto"/>
                <w:bottom w:val="none" w:sz="0" w:space="0" w:color="auto"/>
                <w:right w:val="none" w:sz="0" w:space="0" w:color="auto"/>
              </w:divBdr>
              <w:divsChild>
                <w:div w:id="1490369485">
                  <w:marLeft w:val="0"/>
                  <w:marRight w:val="0"/>
                  <w:marTop w:val="0"/>
                  <w:marBottom w:val="0"/>
                  <w:divBdr>
                    <w:top w:val="none" w:sz="0" w:space="0" w:color="auto"/>
                    <w:left w:val="none" w:sz="0" w:space="0" w:color="auto"/>
                    <w:bottom w:val="none" w:sz="0" w:space="0" w:color="auto"/>
                    <w:right w:val="none" w:sz="0" w:space="0" w:color="auto"/>
                  </w:divBdr>
                </w:div>
                <w:div w:id="20010142">
                  <w:marLeft w:val="0"/>
                  <w:marRight w:val="0"/>
                  <w:marTop w:val="0"/>
                  <w:marBottom w:val="0"/>
                  <w:divBdr>
                    <w:top w:val="none" w:sz="0" w:space="0" w:color="auto"/>
                    <w:left w:val="none" w:sz="0" w:space="0" w:color="auto"/>
                    <w:bottom w:val="none" w:sz="0" w:space="0" w:color="auto"/>
                    <w:right w:val="none" w:sz="0" w:space="0" w:color="auto"/>
                  </w:divBdr>
                </w:div>
                <w:div w:id="78034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29783">
      <w:bodyDiv w:val="1"/>
      <w:marLeft w:val="0"/>
      <w:marRight w:val="0"/>
      <w:marTop w:val="0"/>
      <w:marBottom w:val="0"/>
      <w:divBdr>
        <w:top w:val="none" w:sz="0" w:space="0" w:color="auto"/>
        <w:left w:val="none" w:sz="0" w:space="0" w:color="auto"/>
        <w:bottom w:val="none" w:sz="0" w:space="0" w:color="auto"/>
        <w:right w:val="none" w:sz="0" w:space="0" w:color="auto"/>
      </w:divBdr>
    </w:div>
    <w:div w:id="1003897929">
      <w:bodyDiv w:val="1"/>
      <w:marLeft w:val="0"/>
      <w:marRight w:val="0"/>
      <w:marTop w:val="0"/>
      <w:marBottom w:val="0"/>
      <w:divBdr>
        <w:top w:val="none" w:sz="0" w:space="0" w:color="auto"/>
        <w:left w:val="none" w:sz="0" w:space="0" w:color="auto"/>
        <w:bottom w:val="none" w:sz="0" w:space="0" w:color="auto"/>
        <w:right w:val="none" w:sz="0" w:space="0" w:color="auto"/>
      </w:divBdr>
    </w:div>
    <w:div w:id="1193373056">
      <w:bodyDiv w:val="1"/>
      <w:marLeft w:val="0"/>
      <w:marRight w:val="0"/>
      <w:marTop w:val="0"/>
      <w:marBottom w:val="0"/>
      <w:divBdr>
        <w:top w:val="none" w:sz="0" w:space="0" w:color="auto"/>
        <w:left w:val="none" w:sz="0" w:space="0" w:color="auto"/>
        <w:bottom w:val="none" w:sz="0" w:space="0" w:color="auto"/>
        <w:right w:val="none" w:sz="0" w:space="0" w:color="auto"/>
      </w:divBdr>
      <w:divsChild>
        <w:div w:id="1538396675">
          <w:marLeft w:val="0"/>
          <w:marRight w:val="0"/>
          <w:marTop w:val="180"/>
          <w:marBottom w:val="180"/>
          <w:divBdr>
            <w:top w:val="none" w:sz="0" w:space="0" w:color="auto"/>
            <w:left w:val="none" w:sz="0" w:space="0" w:color="auto"/>
            <w:bottom w:val="none" w:sz="0" w:space="0" w:color="auto"/>
            <w:right w:val="none" w:sz="0" w:space="0" w:color="auto"/>
          </w:divBdr>
        </w:div>
        <w:div w:id="399598965">
          <w:marLeft w:val="0"/>
          <w:marRight w:val="0"/>
          <w:marTop w:val="180"/>
          <w:marBottom w:val="180"/>
          <w:divBdr>
            <w:top w:val="none" w:sz="0" w:space="0" w:color="auto"/>
            <w:left w:val="none" w:sz="0" w:space="0" w:color="auto"/>
            <w:bottom w:val="none" w:sz="0" w:space="0" w:color="auto"/>
            <w:right w:val="none" w:sz="0" w:space="0" w:color="auto"/>
          </w:divBdr>
        </w:div>
        <w:div w:id="1143153260">
          <w:marLeft w:val="0"/>
          <w:marRight w:val="0"/>
          <w:marTop w:val="180"/>
          <w:marBottom w:val="180"/>
          <w:divBdr>
            <w:top w:val="none" w:sz="0" w:space="0" w:color="auto"/>
            <w:left w:val="none" w:sz="0" w:space="0" w:color="auto"/>
            <w:bottom w:val="none" w:sz="0" w:space="0" w:color="auto"/>
            <w:right w:val="none" w:sz="0" w:space="0" w:color="auto"/>
          </w:divBdr>
        </w:div>
        <w:div w:id="294944100">
          <w:marLeft w:val="0"/>
          <w:marRight w:val="0"/>
          <w:marTop w:val="180"/>
          <w:marBottom w:val="180"/>
          <w:divBdr>
            <w:top w:val="none" w:sz="0" w:space="0" w:color="auto"/>
            <w:left w:val="none" w:sz="0" w:space="0" w:color="auto"/>
            <w:bottom w:val="none" w:sz="0" w:space="0" w:color="auto"/>
            <w:right w:val="none" w:sz="0" w:space="0" w:color="auto"/>
          </w:divBdr>
        </w:div>
        <w:div w:id="288631786">
          <w:marLeft w:val="0"/>
          <w:marRight w:val="0"/>
          <w:marTop w:val="180"/>
          <w:marBottom w:val="180"/>
          <w:divBdr>
            <w:top w:val="none" w:sz="0" w:space="0" w:color="auto"/>
            <w:left w:val="none" w:sz="0" w:space="0" w:color="auto"/>
            <w:bottom w:val="none" w:sz="0" w:space="0" w:color="auto"/>
            <w:right w:val="none" w:sz="0" w:space="0" w:color="auto"/>
          </w:divBdr>
        </w:div>
        <w:div w:id="1100369753">
          <w:marLeft w:val="0"/>
          <w:marRight w:val="0"/>
          <w:marTop w:val="180"/>
          <w:marBottom w:val="180"/>
          <w:divBdr>
            <w:top w:val="none" w:sz="0" w:space="0" w:color="auto"/>
            <w:left w:val="none" w:sz="0" w:space="0" w:color="auto"/>
            <w:bottom w:val="none" w:sz="0" w:space="0" w:color="auto"/>
            <w:right w:val="none" w:sz="0" w:space="0" w:color="auto"/>
          </w:divBdr>
        </w:div>
        <w:div w:id="919604395">
          <w:marLeft w:val="0"/>
          <w:marRight w:val="0"/>
          <w:marTop w:val="180"/>
          <w:marBottom w:val="180"/>
          <w:divBdr>
            <w:top w:val="none" w:sz="0" w:space="0" w:color="auto"/>
            <w:left w:val="none" w:sz="0" w:space="0" w:color="auto"/>
            <w:bottom w:val="none" w:sz="0" w:space="0" w:color="auto"/>
            <w:right w:val="none" w:sz="0" w:space="0" w:color="auto"/>
          </w:divBdr>
        </w:div>
        <w:div w:id="350035547">
          <w:marLeft w:val="0"/>
          <w:marRight w:val="0"/>
          <w:marTop w:val="180"/>
          <w:marBottom w:val="180"/>
          <w:divBdr>
            <w:top w:val="none" w:sz="0" w:space="0" w:color="auto"/>
            <w:left w:val="none" w:sz="0" w:space="0" w:color="auto"/>
            <w:bottom w:val="none" w:sz="0" w:space="0" w:color="auto"/>
            <w:right w:val="none" w:sz="0" w:space="0" w:color="auto"/>
          </w:divBdr>
        </w:div>
        <w:div w:id="165362048">
          <w:marLeft w:val="0"/>
          <w:marRight w:val="0"/>
          <w:marTop w:val="180"/>
          <w:marBottom w:val="180"/>
          <w:divBdr>
            <w:top w:val="none" w:sz="0" w:space="0" w:color="auto"/>
            <w:left w:val="none" w:sz="0" w:space="0" w:color="auto"/>
            <w:bottom w:val="none" w:sz="0" w:space="0" w:color="auto"/>
            <w:right w:val="none" w:sz="0" w:space="0" w:color="auto"/>
          </w:divBdr>
        </w:div>
        <w:div w:id="1831864161">
          <w:marLeft w:val="0"/>
          <w:marRight w:val="0"/>
          <w:marTop w:val="180"/>
          <w:marBottom w:val="180"/>
          <w:divBdr>
            <w:top w:val="none" w:sz="0" w:space="0" w:color="auto"/>
            <w:left w:val="none" w:sz="0" w:space="0" w:color="auto"/>
            <w:bottom w:val="none" w:sz="0" w:space="0" w:color="auto"/>
            <w:right w:val="none" w:sz="0" w:space="0" w:color="auto"/>
          </w:divBdr>
        </w:div>
        <w:div w:id="640352895">
          <w:marLeft w:val="0"/>
          <w:marRight w:val="0"/>
          <w:marTop w:val="180"/>
          <w:marBottom w:val="180"/>
          <w:divBdr>
            <w:top w:val="none" w:sz="0" w:space="0" w:color="auto"/>
            <w:left w:val="none" w:sz="0" w:space="0" w:color="auto"/>
            <w:bottom w:val="none" w:sz="0" w:space="0" w:color="auto"/>
            <w:right w:val="none" w:sz="0" w:space="0" w:color="auto"/>
          </w:divBdr>
        </w:div>
        <w:div w:id="1093746393">
          <w:marLeft w:val="0"/>
          <w:marRight w:val="0"/>
          <w:marTop w:val="180"/>
          <w:marBottom w:val="180"/>
          <w:divBdr>
            <w:top w:val="none" w:sz="0" w:space="0" w:color="auto"/>
            <w:left w:val="none" w:sz="0" w:space="0" w:color="auto"/>
            <w:bottom w:val="none" w:sz="0" w:space="0" w:color="auto"/>
            <w:right w:val="none" w:sz="0" w:space="0" w:color="auto"/>
          </w:divBdr>
        </w:div>
        <w:div w:id="446967643">
          <w:marLeft w:val="0"/>
          <w:marRight w:val="0"/>
          <w:marTop w:val="180"/>
          <w:marBottom w:val="180"/>
          <w:divBdr>
            <w:top w:val="none" w:sz="0" w:space="0" w:color="auto"/>
            <w:left w:val="none" w:sz="0" w:space="0" w:color="auto"/>
            <w:bottom w:val="none" w:sz="0" w:space="0" w:color="auto"/>
            <w:right w:val="none" w:sz="0" w:space="0" w:color="auto"/>
          </w:divBdr>
        </w:div>
      </w:divsChild>
    </w:div>
    <w:div w:id="1240945745">
      <w:bodyDiv w:val="1"/>
      <w:marLeft w:val="0"/>
      <w:marRight w:val="0"/>
      <w:marTop w:val="0"/>
      <w:marBottom w:val="0"/>
      <w:divBdr>
        <w:top w:val="none" w:sz="0" w:space="0" w:color="auto"/>
        <w:left w:val="none" w:sz="0" w:space="0" w:color="auto"/>
        <w:bottom w:val="none" w:sz="0" w:space="0" w:color="auto"/>
        <w:right w:val="none" w:sz="0" w:space="0" w:color="auto"/>
      </w:divBdr>
    </w:div>
    <w:div w:id="1424567590">
      <w:bodyDiv w:val="1"/>
      <w:marLeft w:val="0"/>
      <w:marRight w:val="0"/>
      <w:marTop w:val="0"/>
      <w:marBottom w:val="0"/>
      <w:divBdr>
        <w:top w:val="none" w:sz="0" w:space="0" w:color="auto"/>
        <w:left w:val="none" w:sz="0" w:space="0" w:color="auto"/>
        <w:bottom w:val="none" w:sz="0" w:space="0" w:color="auto"/>
        <w:right w:val="none" w:sz="0" w:space="0" w:color="auto"/>
      </w:divBdr>
    </w:div>
    <w:div w:id="1424911820">
      <w:bodyDiv w:val="1"/>
      <w:marLeft w:val="0"/>
      <w:marRight w:val="0"/>
      <w:marTop w:val="0"/>
      <w:marBottom w:val="0"/>
      <w:divBdr>
        <w:top w:val="none" w:sz="0" w:space="0" w:color="auto"/>
        <w:left w:val="none" w:sz="0" w:space="0" w:color="auto"/>
        <w:bottom w:val="none" w:sz="0" w:space="0" w:color="auto"/>
        <w:right w:val="none" w:sz="0" w:space="0" w:color="auto"/>
      </w:divBdr>
    </w:div>
    <w:div w:id="1470242803">
      <w:bodyDiv w:val="1"/>
      <w:marLeft w:val="0"/>
      <w:marRight w:val="0"/>
      <w:marTop w:val="0"/>
      <w:marBottom w:val="0"/>
      <w:divBdr>
        <w:top w:val="none" w:sz="0" w:space="0" w:color="auto"/>
        <w:left w:val="none" w:sz="0" w:space="0" w:color="auto"/>
        <w:bottom w:val="none" w:sz="0" w:space="0" w:color="auto"/>
        <w:right w:val="none" w:sz="0" w:space="0" w:color="auto"/>
      </w:divBdr>
    </w:div>
    <w:div w:id="1487822605">
      <w:bodyDiv w:val="1"/>
      <w:marLeft w:val="0"/>
      <w:marRight w:val="0"/>
      <w:marTop w:val="0"/>
      <w:marBottom w:val="0"/>
      <w:divBdr>
        <w:top w:val="none" w:sz="0" w:space="0" w:color="auto"/>
        <w:left w:val="none" w:sz="0" w:space="0" w:color="auto"/>
        <w:bottom w:val="none" w:sz="0" w:space="0" w:color="auto"/>
        <w:right w:val="none" w:sz="0" w:space="0" w:color="auto"/>
      </w:divBdr>
    </w:div>
    <w:div w:id="1491363882">
      <w:bodyDiv w:val="1"/>
      <w:marLeft w:val="0"/>
      <w:marRight w:val="0"/>
      <w:marTop w:val="0"/>
      <w:marBottom w:val="0"/>
      <w:divBdr>
        <w:top w:val="none" w:sz="0" w:space="0" w:color="auto"/>
        <w:left w:val="none" w:sz="0" w:space="0" w:color="auto"/>
        <w:bottom w:val="none" w:sz="0" w:space="0" w:color="auto"/>
        <w:right w:val="none" w:sz="0" w:space="0" w:color="auto"/>
      </w:divBdr>
      <w:divsChild>
        <w:div w:id="1103574048">
          <w:marLeft w:val="-240"/>
          <w:marRight w:val="0"/>
          <w:marTop w:val="0"/>
          <w:marBottom w:val="0"/>
          <w:divBdr>
            <w:top w:val="none" w:sz="0" w:space="0" w:color="auto"/>
            <w:left w:val="none" w:sz="0" w:space="0" w:color="auto"/>
            <w:bottom w:val="none" w:sz="0" w:space="0" w:color="auto"/>
            <w:right w:val="none" w:sz="0" w:space="0" w:color="auto"/>
          </w:divBdr>
          <w:divsChild>
            <w:div w:id="2110731970">
              <w:marLeft w:val="240"/>
              <w:marRight w:val="0"/>
              <w:marTop w:val="0"/>
              <w:marBottom w:val="0"/>
              <w:divBdr>
                <w:top w:val="none" w:sz="0" w:space="0" w:color="auto"/>
                <w:left w:val="none" w:sz="0" w:space="0" w:color="auto"/>
                <w:bottom w:val="none" w:sz="0" w:space="0" w:color="auto"/>
                <w:right w:val="none" w:sz="0" w:space="0" w:color="auto"/>
              </w:divBdr>
            </w:div>
            <w:div w:id="1428043723">
              <w:marLeft w:val="240"/>
              <w:marRight w:val="0"/>
              <w:marTop w:val="0"/>
              <w:marBottom w:val="0"/>
              <w:divBdr>
                <w:top w:val="none" w:sz="0" w:space="0" w:color="auto"/>
                <w:left w:val="none" w:sz="0" w:space="0" w:color="auto"/>
                <w:bottom w:val="none" w:sz="0" w:space="0" w:color="auto"/>
                <w:right w:val="none" w:sz="0" w:space="0" w:color="auto"/>
              </w:divBdr>
            </w:div>
            <w:div w:id="227689142">
              <w:marLeft w:val="240"/>
              <w:marRight w:val="0"/>
              <w:marTop w:val="0"/>
              <w:marBottom w:val="0"/>
              <w:divBdr>
                <w:top w:val="none" w:sz="0" w:space="0" w:color="auto"/>
                <w:left w:val="none" w:sz="0" w:space="0" w:color="auto"/>
                <w:bottom w:val="none" w:sz="0" w:space="0" w:color="auto"/>
                <w:right w:val="none" w:sz="0" w:space="0" w:color="auto"/>
              </w:divBdr>
            </w:div>
            <w:div w:id="1754818352">
              <w:marLeft w:val="240"/>
              <w:marRight w:val="0"/>
              <w:marTop w:val="0"/>
              <w:marBottom w:val="0"/>
              <w:divBdr>
                <w:top w:val="none" w:sz="0" w:space="0" w:color="auto"/>
                <w:left w:val="none" w:sz="0" w:space="0" w:color="auto"/>
                <w:bottom w:val="none" w:sz="0" w:space="0" w:color="auto"/>
                <w:right w:val="none" w:sz="0" w:space="0" w:color="auto"/>
              </w:divBdr>
            </w:div>
            <w:div w:id="8512610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28929331">
      <w:bodyDiv w:val="1"/>
      <w:marLeft w:val="0"/>
      <w:marRight w:val="0"/>
      <w:marTop w:val="0"/>
      <w:marBottom w:val="0"/>
      <w:divBdr>
        <w:top w:val="none" w:sz="0" w:space="0" w:color="auto"/>
        <w:left w:val="none" w:sz="0" w:space="0" w:color="auto"/>
        <w:bottom w:val="none" w:sz="0" w:space="0" w:color="auto"/>
        <w:right w:val="none" w:sz="0" w:space="0" w:color="auto"/>
      </w:divBdr>
    </w:div>
    <w:div w:id="1725760559">
      <w:bodyDiv w:val="1"/>
      <w:marLeft w:val="0"/>
      <w:marRight w:val="0"/>
      <w:marTop w:val="0"/>
      <w:marBottom w:val="0"/>
      <w:divBdr>
        <w:top w:val="none" w:sz="0" w:space="0" w:color="auto"/>
        <w:left w:val="none" w:sz="0" w:space="0" w:color="auto"/>
        <w:bottom w:val="none" w:sz="0" w:space="0" w:color="auto"/>
        <w:right w:val="none" w:sz="0" w:space="0" w:color="auto"/>
      </w:divBdr>
      <w:divsChild>
        <w:div w:id="1498224961">
          <w:marLeft w:val="0"/>
          <w:marRight w:val="0"/>
          <w:marTop w:val="0"/>
          <w:marBottom w:val="0"/>
          <w:divBdr>
            <w:top w:val="none" w:sz="0" w:space="0" w:color="auto"/>
            <w:left w:val="none" w:sz="0" w:space="0" w:color="auto"/>
            <w:bottom w:val="none" w:sz="0" w:space="0" w:color="auto"/>
            <w:right w:val="none" w:sz="0" w:space="0" w:color="auto"/>
          </w:divBdr>
          <w:divsChild>
            <w:div w:id="492138503">
              <w:marLeft w:val="0"/>
              <w:marRight w:val="0"/>
              <w:marTop w:val="0"/>
              <w:marBottom w:val="0"/>
              <w:divBdr>
                <w:top w:val="none" w:sz="0" w:space="0" w:color="auto"/>
                <w:left w:val="none" w:sz="0" w:space="0" w:color="auto"/>
                <w:bottom w:val="none" w:sz="0" w:space="0" w:color="auto"/>
                <w:right w:val="none" w:sz="0" w:space="0" w:color="auto"/>
              </w:divBdr>
              <w:divsChild>
                <w:div w:id="3364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91877">
      <w:bodyDiv w:val="1"/>
      <w:marLeft w:val="0"/>
      <w:marRight w:val="0"/>
      <w:marTop w:val="0"/>
      <w:marBottom w:val="0"/>
      <w:divBdr>
        <w:top w:val="none" w:sz="0" w:space="0" w:color="auto"/>
        <w:left w:val="none" w:sz="0" w:space="0" w:color="auto"/>
        <w:bottom w:val="none" w:sz="0" w:space="0" w:color="auto"/>
        <w:right w:val="none" w:sz="0" w:space="0" w:color="auto"/>
      </w:divBdr>
    </w:div>
    <w:div w:id="1891185725">
      <w:bodyDiv w:val="1"/>
      <w:marLeft w:val="0"/>
      <w:marRight w:val="0"/>
      <w:marTop w:val="0"/>
      <w:marBottom w:val="0"/>
      <w:divBdr>
        <w:top w:val="none" w:sz="0" w:space="0" w:color="auto"/>
        <w:left w:val="none" w:sz="0" w:space="0" w:color="auto"/>
        <w:bottom w:val="none" w:sz="0" w:space="0" w:color="auto"/>
        <w:right w:val="none" w:sz="0" w:space="0" w:color="auto"/>
      </w:divBdr>
      <w:divsChild>
        <w:div w:id="1128085214">
          <w:marLeft w:val="0"/>
          <w:marRight w:val="0"/>
          <w:marTop w:val="0"/>
          <w:marBottom w:val="0"/>
          <w:divBdr>
            <w:top w:val="none" w:sz="0" w:space="0" w:color="auto"/>
            <w:left w:val="none" w:sz="0" w:space="0" w:color="auto"/>
            <w:bottom w:val="none" w:sz="0" w:space="0" w:color="auto"/>
            <w:right w:val="none" w:sz="0" w:space="0" w:color="auto"/>
          </w:divBdr>
          <w:divsChild>
            <w:div w:id="718169223">
              <w:marLeft w:val="0"/>
              <w:marRight w:val="0"/>
              <w:marTop w:val="0"/>
              <w:marBottom w:val="0"/>
              <w:divBdr>
                <w:top w:val="none" w:sz="0" w:space="0" w:color="auto"/>
                <w:left w:val="none" w:sz="0" w:space="0" w:color="auto"/>
                <w:bottom w:val="none" w:sz="0" w:space="0" w:color="auto"/>
                <w:right w:val="none" w:sz="0" w:space="0" w:color="auto"/>
              </w:divBdr>
              <w:divsChild>
                <w:div w:id="1529179130">
                  <w:marLeft w:val="0"/>
                  <w:marRight w:val="0"/>
                  <w:marTop w:val="0"/>
                  <w:marBottom w:val="0"/>
                  <w:divBdr>
                    <w:top w:val="none" w:sz="0" w:space="0" w:color="auto"/>
                    <w:left w:val="none" w:sz="0" w:space="0" w:color="auto"/>
                    <w:bottom w:val="none" w:sz="0" w:space="0" w:color="auto"/>
                    <w:right w:val="none" w:sz="0" w:space="0" w:color="auto"/>
                  </w:divBdr>
                </w:div>
                <w:div w:id="1767267718">
                  <w:marLeft w:val="0"/>
                  <w:marRight w:val="0"/>
                  <w:marTop w:val="0"/>
                  <w:marBottom w:val="0"/>
                  <w:divBdr>
                    <w:top w:val="none" w:sz="0" w:space="0" w:color="auto"/>
                    <w:left w:val="none" w:sz="0" w:space="0" w:color="auto"/>
                    <w:bottom w:val="none" w:sz="0" w:space="0" w:color="auto"/>
                    <w:right w:val="none" w:sz="0" w:space="0" w:color="auto"/>
                  </w:divBdr>
                </w:div>
                <w:div w:id="20132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16457">
      <w:bodyDiv w:val="1"/>
      <w:marLeft w:val="0"/>
      <w:marRight w:val="0"/>
      <w:marTop w:val="0"/>
      <w:marBottom w:val="0"/>
      <w:divBdr>
        <w:top w:val="none" w:sz="0" w:space="0" w:color="auto"/>
        <w:left w:val="none" w:sz="0" w:space="0" w:color="auto"/>
        <w:bottom w:val="none" w:sz="0" w:space="0" w:color="auto"/>
        <w:right w:val="none" w:sz="0" w:space="0" w:color="auto"/>
      </w:divBdr>
      <w:divsChild>
        <w:div w:id="46733543">
          <w:marLeft w:val="0"/>
          <w:marRight w:val="0"/>
          <w:marTop w:val="0"/>
          <w:marBottom w:val="0"/>
          <w:divBdr>
            <w:top w:val="none" w:sz="0" w:space="0" w:color="auto"/>
            <w:left w:val="none" w:sz="0" w:space="0" w:color="auto"/>
            <w:bottom w:val="none" w:sz="0" w:space="0" w:color="auto"/>
            <w:right w:val="none" w:sz="0" w:space="0" w:color="auto"/>
          </w:divBdr>
        </w:div>
        <w:div w:id="751777442">
          <w:marLeft w:val="0"/>
          <w:marRight w:val="0"/>
          <w:marTop w:val="0"/>
          <w:marBottom w:val="0"/>
          <w:divBdr>
            <w:top w:val="none" w:sz="0" w:space="0" w:color="auto"/>
            <w:left w:val="none" w:sz="0" w:space="0" w:color="auto"/>
            <w:bottom w:val="none" w:sz="0" w:space="0" w:color="auto"/>
            <w:right w:val="none" w:sz="0" w:space="0" w:color="auto"/>
          </w:divBdr>
          <w:divsChild>
            <w:div w:id="323556017">
              <w:marLeft w:val="0"/>
              <w:marRight w:val="0"/>
              <w:marTop w:val="0"/>
              <w:marBottom w:val="0"/>
              <w:divBdr>
                <w:top w:val="none" w:sz="0" w:space="0" w:color="auto"/>
                <w:left w:val="none" w:sz="0" w:space="0" w:color="auto"/>
                <w:bottom w:val="none" w:sz="0" w:space="0" w:color="auto"/>
                <w:right w:val="none" w:sz="0" w:space="0" w:color="auto"/>
              </w:divBdr>
              <w:divsChild>
                <w:div w:id="81220034">
                  <w:marLeft w:val="0"/>
                  <w:marRight w:val="0"/>
                  <w:marTop w:val="0"/>
                  <w:marBottom w:val="0"/>
                  <w:divBdr>
                    <w:top w:val="none" w:sz="0" w:space="0" w:color="auto"/>
                    <w:left w:val="none" w:sz="0" w:space="0" w:color="auto"/>
                    <w:bottom w:val="none" w:sz="0" w:space="0" w:color="auto"/>
                    <w:right w:val="none" w:sz="0" w:space="0" w:color="auto"/>
                  </w:divBdr>
                  <w:divsChild>
                    <w:div w:id="1833445665">
                      <w:marLeft w:val="0"/>
                      <w:marRight w:val="0"/>
                      <w:marTop w:val="0"/>
                      <w:marBottom w:val="0"/>
                      <w:divBdr>
                        <w:top w:val="none" w:sz="0" w:space="0" w:color="auto"/>
                        <w:left w:val="none" w:sz="0" w:space="0" w:color="auto"/>
                        <w:bottom w:val="none" w:sz="0" w:space="0" w:color="auto"/>
                        <w:right w:val="none" w:sz="0" w:space="0" w:color="auto"/>
                      </w:divBdr>
                    </w:div>
                    <w:div w:id="1582566614">
                      <w:marLeft w:val="0"/>
                      <w:marRight w:val="0"/>
                      <w:marTop w:val="0"/>
                      <w:marBottom w:val="0"/>
                      <w:divBdr>
                        <w:top w:val="none" w:sz="0" w:space="0" w:color="auto"/>
                        <w:left w:val="none" w:sz="0" w:space="0" w:color="auto"/>
                        <w:bottom w:val="none" w:sz="0" w:space="0" w:color="auto"/>
                        <w:right w:val="none" w:sz="0" w:space="0" w:color="auto"/>
                      </w:divBdr>
                    </w:div>
                    <w:div w:id="2030180411">
                      <w:marLeft w:val="0"/>
                      <w:marRight w:val="0"/>
                      <w:marTop w:val="0"/>
                      <w:marBottom w:val="0"/>
                      <w:divBdr>
                        <w:top w:val="none" w:sz="0" w:space="0" w:color="auto"/>
                        <w:left w:val="none" w:sz="0" w:space="0" w:color="auto"/>
                        <w:bottom w:val="none" w:sz="0" w:space="0" w:color="auto"/>
                        <w:right w:val="none" w:sz="0" w:space="0" w:color="auto"/>
                      </w:divBdr>
                    </w:div>
                    <w:div w:id="349256966">
                      <w:marLeft w:val="0"/>
                      <w:marRight w:val="0"/>
                      <w:marTop w:val="0"/>
                      <w:marBottom w:val="0"/>
                      <w:divBdr>
                        <w:top w:val="none" w:sz="0" w:space="0" w:color="auto"/>
                        <w:left w:val="none" w:sz="0" w:space="0" w:color="auto"/>
                        <w:bottom w:val="none" w:sz="0" w:space="0" w:color="auto"/>
                        <w:right w:val="none" w:sz="0" w:space="0" w:color="auto"/>
                      </w:divBdr>
                    </w:div>
                    <w:div w:id="494146395">
                      <w:marLeft w:val="0"/>
                      <w:marRight w:val="0"/>
                      <w:marTop w:val="0"/>
                      <w:marBottom w:val="0"/>
                      <w:divBdr>
                        <w:top w:val="none" w:sz="0" w:space="0" w:color="auto"/>
                        <w:left w:val="none" w:sz="0" w:space="0" w:color="auto"/>
                        <w:bottom w:val="none" w:sz="0" w:space="0" w:color="auto"/>
                        <w:right w:val="none" w:sz="0" w:space="0" w:color="auto"/>
                      </w:divBdr>
                    </w:div>
                    <w:div w:id="623389798">
                      <w:marLeft w:val="0"/>
                      <w:marRight w:val="0"/>
                      <w:marTop w:val="0"/>
                      <w:marBottom w:val="0"/>
                      <w:divBdr>
                        <w:top w:val="none" w:sz="0" w:space="0" w:color="auto"/>
                        <w:left w:val="none" w:sz="0" w:space="0" w:color="auto"/>
                        <w:bottom w:val="none" w:sz="0" w:space="0" w:color="auto"/>
                        <w:right w:val="none" w:sz="0" w:space="0" w:color="auto"/>
                      </w:divBdr>
                    </w:div>
                    <w:div w:id="1213006202">
                      <w:marLeft w:val="0"/>
                      <w:marRight w:val="0"/>
                      <w:marTop w:val="0"/>
                      <w:marBottom w:val="0"/>
                      <w:divBdr>
                        <w:top w:val="none" w:sz="0" w:space="0" w:color="auto"/>
                        <w:left w:val="none" w:sz="0" w:space="0" w:color="auto"/>
                        <w:bottom w:val="none" w:sz="0" w:space="0" w:color="auto"/>
                        <w:right w:val="none" w:sz="0" w:space="0" w:color="auto"/>
                      </w:divBdr>
                    </w:div>
                    <w:div w:id="576981796">
                      <w:marLeft w:val="0"/>
                      <w:marRight w:val="0"/>
                      <w:marTop w:val="0"/>
                      <w:marBottom w:val="0"/>
                      <w:divBdr>
                        <w:top w:val="none" w:sz="0" w:space="0" w:color="auto"/>
                        <w:left w:val="none" w:sz="0" w:space="0" w:color="auto"/>
                        <w:bottom w:val="none" w:sz="0" w:space="0" w:color="auto"/>
                        <w:right w:val="none" w:sz="0" w:space="0" w:color="auto"/>
                      </w:divBdr>
                    </w:div>
                    <w:div w:id="2112124860">
                      <w:marLeft w:val="0"/>
                      <w:marRight w:val="0"/>
                      <w:marTop w:val="0"/>
                      <w:marBottom w:val="0"/>
                      <w:divBdr>
                        <w:top w:val="none" w:sz="0" w:space="0" w:color="auto"/>
                        <w:left w:val="none" w:sz="0" w:space="0" w:color="auto"/>
                        <w:bottom w:val="none" w:sz="0" w:space="0" w:color="auto"/>
                        <w:right w:val="none" w:sz="0" w:space="0" w:color="auto"/>
                      </w:divBdr>
                    </w:div>
                    <w:div w:id="63845680">
                      <w:marLeft w:val="0"/>
                      <w:marRight w:val="0"/>
                      <w:marTop w:val="0"/>
                      <w:marBottom w:val="0"/>
                      <w:divBdr>
                        <w:top w:val="none" w:sz="0" w:space="0" w:color="auto"/>
                        <w:left w:val="none" w:sz="0" w:space="0" w:color="auto"/>
                        <w:bottom w:val="none" w:sz="0" w:space="0" w:color="auto"/>
                        <w:right w:val="none" w:sz="0" w:space="0" w:color="auto"/>
                      </w:divBdr>
                    </w:div>
                    <w:div w:id="2009288394">
                      <w:marLeft w:val="0"/>
                      <w:marRight w:val="0"/>
                      <w:marTop w:val="0"/>
                      <w:marBottom w:val="0"/>
                      <w:divBdr>
                        <w:top w:val="none" w:sz="0" w:space="0" w:color="auto"/>
                        <w:left w:val="none" w:sz="0" w:space="0" w:color="auto"/>
                        <w:bottom w:val="none" w:sz="0" w:space="0" w:color="auto"/>
                        <w:right w:val="none" w:sz="0" w:space="0" w:color="auto"/>
                      </w:divBdr>
                    </w:div>
                    <w:div w:id="976881854">
                      <w:marLeft w:val="0"/>
                      <w:marRight w:val="0"/>
                      <w:marTop w:val="0"/>
                      <w:marBottom w:val="0"/>
                      <w:divBdr>
                        <w:top w:val="none" w:sz="0" w:space="0" w:color="auto"/>
                        <w:left w:val="none" w:sz="0" w:space="0" w:color="auto"/>
                        <w:bottom w:val="none" w:sz="0" w:space="0" w:color="auto"/>
                        <w:right w:val="none" w:sz="0" w:space="0" w:color="auto"/>
                      </w:divBdr>
                    </w:div>
                    <w:div w:id="1923176569">
                      <w:marLeft w:val="0"/>
                      <w:marRight w:val="0"/>
                      <w:marTop w:val="0"/>
                      <w:marBottom w:val="0"/>
                      <w:divBdr>
                        <w:top w:val="none" w:sz="0" w:space="0" w:color="auto"/>
                        <w:left w:val="none" w:sz="0" w:space="0" w:color="auto"/>
                        <w:bottom w:val="none" w:sz="0" w:space="0" w:color="auto"/>
                        <w:right w:val="none" w:sz="0" w:space="0" w:color="auto"/>
                      </w:divBdr>
                    </w:div>
                    <w:div w:id="1229071265">
                      <w:marLeft w:val="0"/>
                      <w:marRight w:val="0"/>
                      <w:marTop w:val="0"/>
                      <w:marBottom w:val="0"/>
                      <w:divBdr>
                        <w:top w:val="none" w:sz="0" w:space="0" w:color="auto"/>
                        <w:left w:val="none" w:sz="0" w:space="0" w:color="auto"/>
                        <w:bottom w:val="none" w:sz="0" w:space="0" w:color="auto"/>
                        <w:right w:val="none" w:sz="0" w:space="0" w:color="auto"/>
                      </w:divBdr>
                    </w:div>
                    <w:div w:id="2006125526">
                      <w:marLeft w:val="0"/>
                      <w:marRight w:val="0"/>
                      <w:marTop w:val="0"/>
                      <w:marBottom w:val="0"/>
                      <w:divBdr>
                        <w:top w:val="none" w:sz="0" w:space="0" w:color="auto"/>
                        <w:left w:val="none" w:sz="0" w:space="0" w:color="auto"/>
                        <w:bottom w:val="none" w:sz="0" w:space="0" w:color="auto"/>
                        <w:right w:val="none" w:sz="0" w:space="0" w:color="auto"/>
                      </w:divBdr>
                    </w:div>
                    <w:div w:id="714162419">
                      <w:marLeft w:val="0"/>
                      <w:marRight w:val="0"/>
                      <w:marTop w:val="0"/>
                      <w:marBottom w:val="0"/>
                      <w:divBdr>
                        <w:top w:val="none" w:sz="0" w:space="0" w:color="auto"/>
                        <w:left w:val="none" w:sz="0" w:space="0" w:color="auto"/>
                        <w:bottom w:val="none" w:sz="0" w:space="0" w:color="auto"/>
                        <w:right w:val="none" w:sz="0" w:space="0" w:color="auto"/>
                      </w:divBdr>
                    </w:div>
                    <w:div w:id="983393694">
                      <w:marLeft w:val="0"/>
                      <w:marRight w:val="0"/>
                      <w:marTop w:val="0"/>
                      <w:marBottom w:val="0"/>
                      <w:divBdr>
                        <w:top w:val="none" w:sz="0" w:space="0" w:color="auto"/>
                        <w:left w:val="none" w:sz="0" w:space="0" w:color="auto"/>
                        <w:bottom w:val="none" w:sz="0" w:space="0" w:color="auto"/>
                        <w:right w:val="none" w:sz="0" w:space="0" w:color="auto"/>
                      </w:divBdr>
                    </w:div>
                    <w:div w:id="237325625">
                      <w:marLeft w:val="0"/>
                      <w:marRight w:val="0"/>
                      <w:marTop w:val="0"/>
                      <w:marBottom w:val="0"/>
                      <w:divBdr>
                        <w:top w:val="none" w:sz="0" w:space="0" w:color="auto"/>
                        <w:left w:val="none" w:sz="0" w:space="0" w:color="auto"/>
                        <w:bottom w:val="none" w:sz="0" w:space="0" w:color="auto"/>
                        <w:right w:val="none" w:sz="0" w:space="0" w:color="auto"/>
                      </w:divBdr>
                    </w:div>
                    <w:div w:id="539755125">
                      <w:marLeft w:val="0"/>
                      <w:marRight w:val="0"/>
                      <w:marTop w:val="0"/>
                      <w:marBottom w:val="0"/>
                      <w:divBdr>
                        <w:top w:val="none" w:sz="0" w:space="0" w:color="auto"/>
                        <w:left w:val="none" w:sz="0" w:space="0" w:color="auto"/>
                        <w:bottom w:val="none" w:sz="0" w:space="0" w:color="auto"/>
                        <w:right w:val="none" w:sz="0" w:space="0" w:color="auto"/>
                      </w:divBdr>
                    </w:div>
                    <w:div w:id="1517423241">
                      <w:marLeft w:val="0"/>
                      <w:marRight w:val="0"/>
                      <w:marTop w:val="0"/>
                      <w:marBottom w:val="0"/>
                      <w:divBdr>
                        <w:top w:val="none" w:sz="0" w:space="0" w:color="auto"/>
                        <w:left w:val="none" w:sz="0" w:space="0" w:color="auto"/>
                        <w:bottom w:val="none" w:sz="0" w:space="0" w:color="auto"/>
                        <w:right w:val="none" w:sz="0" w:space="0" w:color="auto"/>
                      </w:divBdr>
                    </w:div>
                    <w:div w:id="963073478">
                      <w:marLeft w:val="0"/>
                      <w:marRight w:val="0"/>
                      <w:marTop w:val="0"/>
                      <w:marBottom w:val="0"/>
                      <w:divBdr>
                        <w:top w:val="none" w:sz="0" w:space="0" w:color="auto"/>
                        <w:left w:val="none" w:sz="0" w:space="0" w:color="auto"/>
                        <w:bottom w:val="none" w:sz="0" w:space="0" w:color="auto"/>
                        <w:right w:val="none" w:sz="0" w:space="0" w:color="auto"/>
                      </w:divBdr>
                    </w:div>
                    <w:div w:id="714963356">
                      <w:marLeft w:val="0"/>
                      <w:marRight w:val="0"/>
                      <w:marTop w:val="0"/>
                      <w:marBottom w:val="0"/>
                      <w:divBdr>
                        <w:top w:val="none" w:sz="0" w:space="0" w:color="auto"/>
                        <w:left w:val="none" w:sz="0" w:space="0" w:color="auto"/>
                        <w:bottom w:val="none" w:sz="0" w:space="0" w:color="auto"/>
                        <w:right w:val="none" w:sz="0" w:space="0" w:color="auto"/>
                      </w:divBdr>
                    </w:div>
                    <w:div w:id="32392010">
                      <w:marLeft w:val="0"/>
                      <w:marRight w:val="0"/>
                      <w:marTop w:val="0"/>
                      <w:marBottom w:val="0"/>
                      <w:divBdr>
                        <w:top w:val="none" w:sz="0" w:space="0" w:color="auto"/>
                        <w:left w:val="none" w:sz="0" w:space="0" w:color="auto"/>
                        <w:bottom w:val="none" w:sz="0" w:space="0" w:color="auto"/>
                        <w:right w:val="none" w:sz="0" w:space="0" w:color="auto"/>
                      </w:divBdr>
                    </w:div>
                    <w:div w:id="152337721">
                      <w:marLeft w:val="0"/>
                      <w:marRight w:val="0"/>
                      <w:marTop w:val="0"/>
                      <w:marBottom w:val="0"/>
                      <w:divBdr>
                        <w:top w:val="none" w:sz="0" w:space="0" w:color="auto"/>
                        <w:left w:val="none" w:sz="0" w:space="0" w:color="auto"/>
                        <w:bottom w:val="none" w:sz="0" w:space="0" w:color="auto"/>
                        <w:right w:val="none" w:sz="0" w:space="0" w:color="auto"/>
                      </w:divBdr>
                    </w:div>
                    <w:div w:id="325089896">
                      <w:marLeft w:val="0"/>
                      <w:marRight w:val="0"/>
                      <w:marTop w:val="0"/>
                      <w:marBottom w:val="0"/>
                      <w:divBdr>
                        <w:top w:val="none" w:sz="0" w:space="0" w:color="auto"/>
                        <w:left w:val="none" w:sz="0" w:space="0" w:color="auto"/>
                        <w:bottom w:val="none" w:sz="0" w:space="0" w:color="auto"/>
                        <w:right w:val="none" w:sz="0" w:space="0" w:color="auto"/>
                      </w:divBdr>
                    </w:div>
                    <w:div w:id="60563294">
                      <w:marLeft w:val="0"/>
                      <w:marRight w:val="0"/>
                      <w:marTop w:val="0"/>
                      <w:marBottom w:val="0"/>
                      <w:divBdr>
                        <w:top w:val="none" w:sz="0" w:space="0" w:color="auto"/>
                        <w:left w:val="none" w:sz="0" w:space="0" w:color="auto"/>
                        <w:bottom w:val="none" w:sz="0" w:space="0" w:color="auto"/>
                        <w:right w:val="none" w:sz="0" w:space="0" w:color="auto"/>
                      </w:divBdr>
                    </w:div>
                    <w:div w:id="2075857468">
                      <w:marLeft w:val="0"/>
                      <w:marRight w:val="0"/>
                      <w:marTop w:val="0"/>
                      <w:marBottom w:val="0"/>
                      <w:divBdr>
                        <w:top w:val="none" w:sz="0" w:space="0" w:color="auto"/>
                        <w:left w:val="none" w:sz="0" w:space="0" w:color="auto"/>
                        <w:bottom w:val="none" w:sz="0" w:space="0" w:color="auto"/>
                        <w:right w:val="none" w:sz="0" w:space="0" w:color="auto"/>
                      </w:divBdr>
                    </w:div>
                    <w:div w:id="609242950">
                      <w:marLeft w:val="0"/>
                      <w:marRight w:val="0"/>
                      <w:marTop w:val="0"/>
                      <w:marBottom w:val="0"/>
                      <w:divBdr>
                        <w:top w:val="none" w:sz="0" w:space="0" w:color="auto"/>
                        <w:left w:val="none" w:sz="0" w:space="0" w:color="auto"/>
                        <w:bottom w:val="none" w:sz="0" w:space="0" w:color="auto"/>
                        <w:right w:val="none" w:sz="0" w:space="0" w:color="auto"/>
                      </w:divBdr>
                    </w:div>
                    <w:div w:id="1609121233">
                      <w:marLeft w:val="0"/>
                      <w:marRight w:val="0"/>
                      <w:marTop w:val="0"/>
                      <w:marBottom w:val="0"/>
                      <w:divBdr>
                        <w:top w:val="none" w:sz="0" w:space="0" w:color="auto"/>
                        <w:left w:val="none" w:sz="0" w:space="0" w:color="auto"/>
                        <w:bottom w:val="none" w:sz="0" w:space="0" w:color="auto"/>
                        <w:right w:val="none" w:sz="0" w:space="0" w:color="auto"/>
                      </w:divBdr>
                    </w:div>
                    <w:div w:id="219052481">
                      <w:marLeft w:val="0"/>
                      <w:marRight w:val="0"/>
                      <w:marTop w:val="0"/>
                      <w:marBottom w:val="0"/>
                      <w:divBdr>
                        <w:top w:val="none" w:sz="0" w:space="0" w:color="auto"/>
                        <w:left w:val="none" w:sz="0" w:space="0" w:color="auto"/>
                        <w:bottom w:val="none" w:sz="0" w:space="0" w:color="auto"/>
                        <w:right w:val="none" w:sz="0" w:space="0" w:color="auto"/>
                      </w:divBdr>
                    </w:div>
                    <w:div w:id="237135056">
                      <w:marLeft w:val="0"/>
                      <w:marRight w:val="0"/>
                      <w:marTop w:val="0"/>
                      <w:marBottom w:val="0"/>
                      <w:divBdr>
                        <w:top w:val="none" w:sz="0" w:space="0" w:color="auto"/>
                        <w:left w:val="none" w:sz="0" w:space="0" w:color="auto"/>
                        <w:bottom w:val="none" w:sz="0" w:space="0" w:color="auto"/>
                        <w:right w:val="none" w:sz="0" w:space="0" w:color="auto"/>
                      </w:divBdr>
                    </w:div>
                    <w:div w:id="318703530">
                      <w:marLeft w:val="0"/>
                      <w:marRight w:val="0"/>
                      <w:marTop w:val="0"/>
                      <w:marBottom w:val="0"/>
                      <w:divBdr>
                        <w:top w:val="none" w:sz="0" w:space="0" w:color="auto"/>
                        <w:left w:val="none" w:sz="0" w:space="0" w:color="auto"/>
                        <w:bottom w:val="none" w:sz="0" w:space="0" w:color="auto"/>
                        <w:right w:val="none" w:sz="0" w:space="0" w:color="auto"/>
                      </w:divBdr>
                    </w:div>
                    <w:div w:id="179856701">
                      <w:marLeft w:val="0"/>
                      <w:marRight w:val="0"/>
                      <w:marTop w:val="0"/>
                      <w:marBottom w:val="0"/>
                      <w:divBdr>
                        <w:top w:val="none" w:sz="0" w:space="0" w:color="auto"/>
                        <w:left w:val="none" w:sz="0" w:space="0" w:color="auto"/>
                        <w:bottom w:val="none" w:sz="0" w:space="0" w:color="auto"/>
                        <w:right w:val="none" w:sz="0" w:space="0" w:color="auto"/>
                      </w:divBdr>
                    </w:div>
                    <w:div w:id="1995987852">
                      <w:marLeft w:val="0"/>
                      <w:marRight w:val="0"/>
                      <w:marTop w:val="0"/>
                      <w:marBottom w:val="0"/>
                      <w:divBdr>
                        <w:top w:val="none" w:sz="0" w:space="0" w:color="auto"/>
                        <w:left w:val="none" w:sz="0" w:space="0" w:color="auto"/>
                        <w:bottom w:val="none" w:sz="0" w:space="0" w:color="auto"/>
                        <w:right w:val="none" w:sz="0" w:space="0" w:color="auto"/>
                      </w:divBdr>
                    </w:div>
                    <w:div w:id="444429808">
                      <w:marLeft w:val="0"/>
                      <w:marRight w:val="0"/>
                      <w:marTop w:val="0"/>
                      <w:marBottom w:val="0"/>
                      <w:divBdr>
                        <w:top w:val="none" w:sz="0" w:space="0" w:color="auto"/>
                        <w:left w:val="none" w:sz="0" w:space="0" w:color="auto"/>
                        <w:bottom w:val="none" w:sz="0" w:space="0" w:color="auto"/>
                        <w:right w:val="none" w:sz="0" w:space="0" w:color="auto"/>
                      </w:divBdr>
                    </w:div>
                    <w:div w:id="819736025">
                      <w:marLeft w:val="0"/>
                      <w:marRight w:val="0"/>
                      <w:marTop w:val="0"/>
                      <w:marBottom w:val="0"/>
                      <w:divBdr>
                        <w:top w:val="none" w:sz="0" w:space="0" w:color="auto"/>
                        <w:left w:val="none" w:sz="0" w:space="0" w:color="auto"/>
                        <w:bottom w:val="none" w:sz="0" w:space="0" w:color="auto"/>
                        <w:right w:val="none" w:sz="0" w:space="0" w:color="auto"/>
                      </w:divBdr>
                    </w:div>
                    <w:div w:id="1681588401">
                      <w:marLeft w:val="0"/>
                      <w:marRight w:val="0"/>
                      <w:marTop w:val="0"/>
                      <w:marBottom w:val="0"/>
                      <w:divBdr>
                        <w:top w:val="none" w:sz="0" w:space="0" w:color="auto"/>
                        <w:left w:val="none" w:sz="0" w:space="0" w:color="auto"/>
                        <w:bottom w:val="none" w:sz="0" w:space="0" w:color="auto"/>
                        <w:right w:val="none" w:sz="0" w:space="0" w:color="auto"/>
                      </w:divBdr>
                    </w:div>
                    <w:div w:id="209656772">
                      <w:marLeft w:val="0"/>
                      <w:marRight w:val="0"/>
                      <w:marTop w:val="0"/>
                      <w:marBottom w:val="0"/>
                      <w:divBdr>
                        <w:top w:val="none" w:sz="0" w:space="0" w:color="auto"/>
                        <w:left w:val="none" w:sz="0" w:space="0" w:color="auto"/>
                        <w:bottom w:val="none" w:sz="0" w:space="0" w:color="auto"/>
                        <w:right w:val="none" w:sz="0" w:space="0" w:color="auto"/>
                      </w:divBdr>
                    </w:div>
                    <w:div w:id="772819461">
                      <w:marLeft w:val="0"/>
                      <w:marRight w:val="0"/>
                      <w:marTop w:val="0"/>
                      <w:marBottom w:val="0"/>
                      <w:divBdr>
                        <w:top w:val="none" w:sz="0" w:space="0" w:color="auto"/>
                        <w:left w:val="none" w:sz="0" w:space="0" w:color="auto"/>
                        <w:bottom w:val="none" w:sz="0" w:space="0" w:color="auto"/>
                        <w:right w:val="none" w:sz="0" w:space="0" w:color="auto"/>
                      </w:divBdr>
                    </w:div>
                    <w:div w:id="1241141888">
                      <w:marLeft w:val="0"/>
                      <w:marRight w:val="0"/>
                      <w:marTop w:val="0"/>
                      <w:marBottom w:val="0"/>
                      <w:divBdr>
                        <w:top w:val="none" w:sz="0" w:space="0" w:color="auto"/>
                        <w:left w:val="none" w:sz="0" w:space="0" w:color="auto"/>
                        <w:bottom w:val="none" w:sz="0" w:space="0" w:color="auto"/>
                        <w:right w:val="none" w:sz="0" w:space="0" w:color="auto"/>
                      </w:divBdr>
                    </w:div>
                    <w:div w:id="120269299">
                      <w:marLeft w:val="0"/>
                      <w:marRight w:val="0"/>
                      <w:marTop w:val="0"/>
                      <w:marBottom w:val="0"/>
                      <w:divBdr>
                        <w:top w:val="none" w:sz="0" w:space="0" w:color="auto"/>
                        <w:left w:val="none" w:sz="0" w:space="0" w:color="auto"/>
                        <w:bottom w:val="none" w:sz="0" w:space="0" w:color="auto"/>
                        <w:right w:val="none" w:sz="0" w:space="0" w:color="auto"/>
                      </w:divBdr>
                    </w:div>
                    <w:div w:id="1748916652">
                      <w:marLeft w:val="0"/>
                      <w:marRight w:val="0"/>
                      <w:marTop w:val="0"/>
                      <w:marBottom w:val="0"/>
                      <w:divBdr>
                        <w:top w:val="none" w:sz="0" w:space="0" w:color="auto"/>
                        <w:left w:val="none" w:sz="0" w:space="0" w:color="auto"/>
                        <w:bottom w:val="none" w:sz="0" w:space="0" w:color="auto"/>
                        <w:right w:val="none" w:sz="0" w:space="0" w:color="auto"/>
                      </w:divBdr>
                    </w:div>
                    <w:div w:id="792871949">
                      <w:marLeft w:val="0"/>
                      <w:marRight w:val="0"/>
                      <w:marTop w:val="0"/>
                      <w:marBottom w:val="0"/>
                      <w:divBdr>
                        <w:top w:val="none" w:sz="0" w:space="0" w:color="auto"/>
                        <w:left w:val="none" w:sz="0" w:space="0" w:color="auto"/>
                        <w:bottom w:val="none" w:sz="0" w:space="0" w:color="auto"/>
                        <w:right w:val="none" w:sz="0" w:space="0" w:color="auto"/>
                      </w:divBdr>
                    </w:div>
                    <w:div w:id="1194538650">
                      <w:marLeft w:val="0"/>
                      <w:marRight w:val="0"/>
                      <w:marTop w:val="0"/>
                      <w:marBottom w:val="0"/>
                      <w:divBdr>
                        <w:top w:val="none" w:sz="0" w:space="0" w:color="auto"/>
                        <w:left w:val="none" w:sz="0" w:space="0" w:color="auto"/>
                        <w:bottom w:val="none" w:sz="0" w:space="0" w:color="auto"/>
                        <w:right w:val="none" w:sz="0" w:space="0" w:color="auto"/>
                      </w:divBdr>
                    </w:div>
                    <w:div w:id="1436361973">
                      <w:marLeft w:val="0"/>
                      <w:marRight w:val="0"/>
                      <w:marTop w:val="0"/>
                      <w:marBottom w:val="0"/>
                      <w:divBdr>
                        <w:top w:val="none" w:sz="0" w:space="0" w:color="auto"/>
                        <w:left w:val="none" w:sz="0" w:space="0" w:color="auto"/>
                        <w:bottom w:val="none" w:sz="0" w:space="0" w:color="auto"/>
                        <w:right w:val="none" w:sz="0" w:space="0" w:color="auto"/>
                      </w:divBdr>
                    </w:div>
                    <w:div w:id="1257401149">
                      <w:marLeft w:val="0"/>
                      <w:marRight w:val="0"/>
                      <w:marTop w:val="0"/>
                      <w:marBottom w:val="0"/>
                      <w:divBdr>
                        <w:top w:val="none" w:sz="0" w:space="0" w:color="auto"/>
                        <w:left w:val="none" w:sz="0" w:space="0" w:color="auto"/>
                        <w:bottom w:val="none" w:sz="0" w:space="0" w:color="auto"/>
                        <w:right w:val="none" w:sz="0" w:space="0" w:color="auto"/>
                      </w:divBdr>
                    </w:div>
                    <w:div w:id="904801006">
                      <w:marLeft w:val="0"/>
                      <w:marRight w:val="0"/>
                      <w:marTop w:val="0"/>
                      <w:marBottom w:val="0"/>
                      <w:divBdr>
                        <w:top w:val="none" w:sz="0" w:space="0" w:color="auto"/>
                        <w:left w:val="none" w:sz="0" w:space="0" w:color="auto"/>
                        <w:bottom w:val="none" w:sz="0" w:space="0" w:color="auto"/>
                        <w:right w:val="none" w:sz="0" w:space="0" w:color="auto"/>
                      </w:divBdr>
                    </w:div>
                    <w:div w:id="113839149">
                      <w:marLeft w:val="0"/>
                      <w:marRight w:val="0"/>
                      <w:marTop w:val="0"/>
                      <w:marBottom w:val="0"/>
                      <w:divBdr>
                        <w:top w:val="none" w:sz="0" w:space="0" w:color="auto"/>
                        <w:left w:val="none" w:sz="0" w:space="0" w:color="auto"/>
                        <w:bottom w:val="none" w:sz="0" w:space="0" w:color="auto"/>
                        <w:right w:val="none" w:sz="0" w:space="0" w:color="auto"/>
                      </w:divBdr>
                    </w:div>
                    <w:div w:id="508835158">
                      <w:marLeft w:val="0"/>
                      <w:marRight w:val="0"/>
                      <w:marTop w:val="0"/>
                      <w:marBottom w:val="0"/>
                      <w:divBdr>
                        <w:top w:val="none" w:sz="0" w:space="0" w:color="auto"/>
                        <w:left w:val="none" w:sz="0" w:space="0" w:color="auto"/>
                        <w:bottom w:val="none" w:sz="0" w:space="0" w:color="auto"/>
                        <w:right w:val="none" w:sz="0" w:space="0" w:color="auto"/>
                      </w:divBdr>
                    </w:div>
                    <w:div w:id="1143500176">
                      <w:marLeft w:val="0"/>
                      <w:marRight w:val="0"/>
                      <w:marTop w:val="0"/>
                      <w:marBottom w:val="0"/>
                      <w:divBdr>
                        <w:top w:val="none" w:sz="0" w:space="0" w:color="auto"/>
                        <w:left w:val="none" w:sz="0" w:space="0" w:color="auto"/>
                        <w:bottom w:val="none" w:sz="0" w:space="0" w:color="auto"/>
                        <w:right w:val="none" w:sz="0" w:space="0" w:color="auto"/>
                      </w:divBdr>
                    </w:div>
                    <w:div w:id="13329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285419">
          <w:marLeft w:val="0"/>
          <w:marRight w:val="0"/>
          <w:marTop w:val="0"/>
          <w:marBottom w:val="0"/>
          <w:divBdr>
            <w:top w:val="none" w:sz="0" w:space="0" w:color="auto"/>
            <w:left w:val="none" w:sz="0" w:space="0" w:color="auto"/>
            <w:bottom w:val="none" w:sz="0" w:space="0" w:color="auto"/>
            <w:right w:val="none" w:sz="0" w:space="0" w:color="auto"/>
          </w:divBdr>
          <w:divsChild>
            <w:div w:id="979307735">
              <w:marLeft w:val="0"/>
              <w:marRight w:val="0"/>
              <w:marTop w:val="0"/>
              <w:marBottom w:val="0"/>
              <w:divBdr>
                <w:top w:val="none" w:sz="0" w:space="0" w:color="auto"/>
                <w:left w:val="none" w:sz="0" w:space="0" w:color="auto"/>
                <w:bottom w:val="none" w:sz="0" w:space="0" w:color="auto"/>
                <w:right w:val="none" w:sz="0" w:space="0" w:color="auto"/>
              </w:divBdr>
              <w:divsChild>
                <w:div w:id="1410300921">
                  <w:marLeft w:val="0"/>
                  <w:marRight w:val="0"/>
                  <w:marTop w:val="0"/>
                  <w:marBottom w:val="0"/>
                  <w:divBdr>
                    <w:top w:val="none" w:sz="0" w:space="0" w:color="auto"/>
                    <w:left w:val="none" w:sz="0" w:space="0" w:color="auto"/>
                    <w:bottom w:val="none" w:sz="0" w:space="0" w:color="auto"/>
                    <w:right w:val="none" w:sz="0" w:space="0" w:color="auto"/>
                  </w:divBdr>
                  <w:divsChild>
                    <w:div w:id="281424185">
                      <w:marLeft w:val="0"/>
                      <w:marRight w:val="0"/>
                      <w:marTop w:val="0"/>
                      <w:marBottom w:val="0"/>
                      <w:divBdr>
                        <w:top w:val="none" w:sz="0" w:space="0" w:color="auto"/>
                        <w:left w:val="none" w:sz="0" w:space="0" w:color="auto"/>
                        <w:bottom w:val="none" w:sz="0" w:space="0" w:color="auto"/>
                        <w:right w:val="none" w:sz="0" w:space="0" w:color="auto"/>
                      </w:divBdr>
                    </w:div>
                    <w:div w:id="1726953852">
                      <w:marLeft w:val="0"/>
                      <w:marRight w:val="0"/>
                      <w:marTop w:val="0"/>
                      <w:marBottom w:val="0"/>
                      <w:divBdr>
                        <w:top w:val="none" w:sz="0" w:space="0" w:color="auto"/>
                        <w:left w:val="none" w:sz="0" w:space="0" w:color="auto"/>
                        <w:bottom w:val="none" w:sz="0" w:space="0" w:color="auto"/>
                        <w:right w:val="none" w:sz="0" w:space="0" w:color="auto"/>
                      </w:divBdr>
                    </w:div>
                    <w:div w:id="1511916916">
                      <w:marLeft w:val="0"/>
                      <w:marRight w:val="0"/>
                      <w:marTop w:val="0"/>
                      <w:marBottom w:val="0"/>
                      <w:divBdr>
                        <w:top w:val="none" w:sz="0" w:space="0" w:color="auto"/>
                        <w:left w:val="none" w:sz="0" w:space="0" w:color="auto"/>
                        <w:bottom w:val="none" w:sz="0" w:space="0" w:color="auto"/>
                        <w:right w:val="none" w:sz="0" w:space="0" w:color="auto"/>
                      </w:divBdr>
                    </w:div>
                    <w:div w:id="1262638521">
                      <w:marLeft w:val="0"/>
                      <w:marRight w:val="0"/>
                      <w:marTop w:val="0"/>
                      <w:marBottom w:val="0"/>
                      <w:divBdr>
                        <w:top w:val="none" w:sz="0" w:space="0" w:color="auto"/>
                        <w:left w:val="none" w:sz="0" w:space="0" w:color="auto"/>
                        <w:bottom w:val="none" w:sz="0" w:space="0" w:color="auto"/>
                        <w:right w:val="none" w:sz="0" w:space="0" w:color="auto"/>
                      </w:divBdr>
                    </w:div>
                    <w:div w:id="1308120493">
                      <w:marLeft w:val="0"/>
                      <w:marRight w:val="0"/>
                      <w:marTop w:val="0"/>
                      <w:marBottom w:val="0"/>
                      <w:divBdr>
                        <w:top w:val="none" w:sz="0" w:space="0" w:color="auto"/>
                        <w:left w:val="none" w:sz="0" w:space="0" w:color="auto"/>
                        <w:bottom w:val="none" w:sz="0" w:space="0" w:color="auto"/>
                        <w:right w:val="none" w:sz="0" w:space="0" w:color="auto"/>
                      </w:divBdr>
                    </w:div>
                    <w:div w:id="2102749470">
                      <w:marLeft w:val="0"/>
                      <w:marRight w:val="0"/>
                      <w:marTop w:val="0"/>
                      <w:marBottom w:val="0"/>
                      <w:divBdr>
                        <w:top w:val="none" w:sz="0" w:space="0" w:color="auto"/>
                        <w:left w:val="none" w:sz="0" w:space="0" w:color="auto"/>
                        <w:bottom w:val="none" w:sz="0" w:space="0" w:color="auto"/>
                        <w:right w:val="none" w:sz="0" w:space="0" w:color="auto"/>
                      </w:divBdr>
                    </w:div>
                    <w:div w:id="1376736013">
                      <w:marLeft w:val="0"/>
                      <w:marRight w:val="0"/>
                      <w:marTop w:val="0"/>
                      <w:marBottom w:val="0"/>
                      <w:divBdr>
                        <w:top w:val="none" w:sz="0" w:space="0" w:color="auto"/>
                        <w:left w:val="none" w:sz="0" w:space="0" w:color="auto"/>
                        <w:bottom w:val="none" w:sz="0" w:space="0" w:color="auto"/>
                        <w:right w:val="none" w:sz="0" w:space="0" w:color="auto"/>
                      </w:divBdr>
                    </w:div>
                    <w:div w:id="852838641">
                      <w:marLeft w:val="0"/>
                      <w:marRight w:val="0"/>
                      <w:marTop w:val="0"/>
                      <w:marBottom w:val="0"/>
                      <w:divBdr>
                        <w:top w:val="none" w:sz="0" w:space="0" w:color="auto"/>
                        <w:left w:val="none" w:sz="0" w:space="0" w:color="auto"/>
                        <w:bottom w:val="none" w:sz="0" w:space="0" w:color="auto"/>
                        <w:right w:val="none" w:sz="0" w:space="0" w:color="auto"/>
                      </w:divBdr>
                    </w:div>
                    <w:div w:id="1671982657">
                      <w:marLeft w:val="0"/>
                      <w:marRight w:val="0"/>
                      <w:marTop w:val="0"/>
                      <w:marBottom w:val="0"/>
                      <w:divBdr>
                        <w:top w:val="none" w:sz="0" w:space="0" w:color="auto"/>
                        <w:left w:val="none" w:sz="0" w:space="0" w:color="auto"/>
                        <w:bottom w:val="none" w:sz="0" w:space="0" w:color="auto"/>
                        <w:right w:val="none" w:sz="0" w:space="0" w:color="auto"/>
                      </w:divBdr>
                    </w:div>
                    <w:div w:id="1488474783">
                      <w:marLeft w:val="0"/>
                      <w:marRight w:val="0"/>
                      <w:marTop w:val="0"/>
                      <w:marBottom w:val="0"/>
                      <w:divBdr>
                        <w:top w:val="none" w:sz="0" w:space="0" w:color="auto"/>
                        <w:left w:val="none" w:sz="0" w:space="0" w:color="auto"/>
                        <w:bottom w:val="none" w:sz="0" w:space="0" w:color="auto"/>
                        <w:right w:val="none" w:sz="0" w:space="0" w:color="auto"/>
                      </w:divBdr>
                    </w:div>
                    <w:div w:id="1042487403">
                      <w:marLeft w:val="0"/>
                      <w:marRight w:val="0"/>
                      <w:marTop w:val="0"/>
                      <w:marBottom w:val="0"/>
                      <w:divBdr>
                        <w:top w:val="none" w:sz="0" w:space="0" w:color="auto"/>
                        <w:left w:val="none" w:sz="0" w:space="0" w:color="auto"/>
                        <w:bottom w:val="none" w:sz="0" w:space="0" w:color="auto"/>
                        <w:right w:val="none" w:sz="0" w:space="0" w:color="auto"/>
                      </w:divBdr>
                    </w:div>
                    <w:div w:id="1482577356">
                      <w:marLeft w:val="0"/>
                      <w:marRight w:val="0"/>
                      <w:marTop w:val="0"/>
                      <w:marBottom w:val="0"/>
                      <w:divBdr>
                        <w:top w:val="none" w:sz="0" w:space="0" w:color="auto"/>
                        <w:left w:val="none" w:sz="0" w:space="0" w:color="auto"/>
                        <w:bottom w:val="none" w:sz="0" w:space="0" w:color="auto"/>
                        <w:right w:val="none" w:sz="0" w:space="0" w:color="auto"/>
                      </w:divBdr>
                    </w:div>
                    <w:div w:id="486671412">
                      <w:marLeft w:val="0"/>
                      <w:marRight w:val="0"/>
                      <w:marTop w:val="0"/>
                      <w:marBottom w:val="0"/>
                      <w:divBdr>
                        <w:top w:val="none" w:sz="0" w:space="0" w:color="auto"/>
                        <w:left w:val="none" w:sz="0" w:space="0" w:color="auto"/>
                        <w:bottom w:val="none" w:sz="0" w:space="0" w:color="auto"/>
                        <w:right w:val="none" w:sz="0" w:space="0" w:color="auto"/>
                      </w:divBdr>
                    </w:div>
                    <w:div w:id="933437759">
                      <w:marLeft w:val="0"/>
                      <w:marRight w:val="0"/>
                      <w:marTop w:val="0"/>
                      <w:marBottom w:val="0"/>
                      <w:divBdr>
                        <w:top w:val="none" w:sz="0" w:space="0" w:color="auto"/>
                        <w:left w:val="none" w:sz="0" w:space="0" w:color="auto"/>
                        <w:bottom w:val="none" w:sz="0" w:space="0" w:color="auto"/>
                        <w:right w:val="none" w:sz="0" w:space="0" w:color="auto"/>
                      </w:divBdr>
                    </w:div>
                    <w:div w:id="2027050120">
                      <w:marLeft w:val="0"/>
                      <w:marRight w:val="0"/>
                      <w:marTop w:val="0"/>
                      <w:marBottom w:val="0"/>
                      <w:divBdr>
                        <w:top w:val="none" w:sz="0" w:space="0" w:color="auto"/>
                        <w:left w:val="none" w:sz="0" w:space="0" w:color="auto"/>
                        <w:bottom w:val="none" w:sz="0" w:space="0" w:color="auto"/>
                        <w:right w:val="none" w:sz="0" w:space="0" w:color="auto"/>
                      </w:divBdr>
                    </w:div>
                    <w:div w:id="388187873">
                      <w:marLeft w:val="0"/>
                      <w:marRight w:val="0"/>
                      <w:marTop w:val="0"/>
                      <w:marBottom w:val="0"/>
                      <w:divBdr>
                        <w:top w:val="none" w:sz="0" w:space="0" w:color="auto"/>
                        <w:left w:val="none" w:sz="0" w:space="0" w:color="auto"/>
                        <w:bottom w:val="none" w:sz="0" w:space="0" w:color="auto"/>
                        <w:right w:val="none" w:sz="0" w:space="0" w:color="auto"/>
                      </w:divBdr>
                    </w:div>
                    <w:div w:id="874007621">
                      <w:marLeft w:val="0"/>
                      <w:marRight w:val="0"/>
                      <w:marTop w:val="0"/>
                      <w:marBottom w:val="0"/>
                      <w:divBdr>
                        <w:top w:val="none" w:sz="0" w:space="0" w:color="auto"/>
                        <w:left w:val="none" w:sz="0" w:space="0" w:color="auto"/>
                        <w:bottom w:val="none" w:sz="0" w:space="0" w:color="auto"/>
                        <w:right w:val="none" w:sz="0" w:space="0" w:color="auto"/>
                      </w:divBdr>
                    </w:div>
                    <w:div w:id="549343672">
                      <w:marLeft w:val="0"/>
                      <w:marRight w:val="0"/>
                      <w:marTop w:val="0"/>
                      <w:marBottom w:val="0"/>
                      <w:divBdr>
                        <w:top w:val="none" w:sz="0" w:space="0" w:color="auto"/>
                        <w:left w:val="none" w:sz="0" w:space="0" w:color="auto"/>
                        <w:bottom w:val="none" w:sz="0" w:space="0" w:color="auto"/>
                        <w:right w:val="none" w:sz="0" w:space="0" w:color="auto"/>
                      </w:divBdr>
                    </w:div>
                    <w:div w:id="601453543">
                      <w:marLeft w:val="0"/>
                      <w:marRight w:val="0"/>
                      <w:marTop w:val="0"/>
                      <w:marBottom w:val="0"/>
                      <w:divBdr>
                        <w:top w:val="none" w:sz="0" w:space="0" w:color="auto"/>
                        <w:left w:val="none" w:sz="0" w:space="0" w:color="auto"/>
                        <w:bottom w:val="none" w:sz="0" w:space="0" w:color="auto"/>
                        <w:right w:val="none" w:sz="0" w:space="0" w:color="auto"/>
                      </w:divBdr>
                    </w:div>
                    <w:div w:id="370082235">
                      <w:marLeft w:val="0"/>
                      <w:marRight w:val="0"/>
                      <w:marTop w:val="0"/>
                      <w:marBottom w:val="0"/>
                      <w:divBdr>
                        <w:top w:val="none" w:sz="0" w:space="0" w:color="auto"/>
                        <w:left w:val="none" w:sz="0" w:space="0" w:color="auto"/>
                        <w:bottom w:val="none" w:sz="0" w:space="0" w:color="auto"/>
                        <w:right w:val="none" w:sz="0" w:space="0" w:color="auto"/>
                      </w:divBdr>
                    </w:div>
                    <w:div w:id="1633947299">
                      <w:marLeft w:val="0"/>
                      <w:marRight w:val="0"/>
                      <w:marTop w:val="0"/>
                      <w:marBottom w:val="0"/>
                      <w:divBdr>
                        <w:top w:val="none" w:sz="0" w:space="0" w:color="auto"/>
                        <w:left w:val="none" w:sz="0" w:space="0" w:color="auto"/>
                        <w:bottom w:val="none" w:sz="0" w:space="0" w:color="auto"/>
                        <w:right w:val="none" w:sz="0" w:space="0" w:color="auto"/>
                      </w:divBdr>
                    </w:div>
                    <w:div w:id="123277099">
                      <w:marLeft w:val="0"/>
                      <w:marRight w:val="0"/>
                      <w:marTop w:val="0"/>
                      <w:marBottom w:val="0"/>
                      <w:divBdr>
                        <w:top w:val="none" w:sz="0" w:space="0" w:color="auto"/>
                        <w:left w:val="none" w:sz="0" w:space="0" w:color="auto"/>
                        <w:bottom w:val="none" w:sz="0" w:space="0" w:color="auto"/>
                        <w:right w:val="none" w:sz="0" w:space="0" w:color="auto"/>
                      </w:divBdr>
                    </w:div>
                    <w:div w:id="1937471009">
                      <w:marLeft w:val="0"/>
                      <w:marRight w:val="0"/>
                      <w:marTop w:val="0"/>
                      <w:marBottom w:val="0"/>
                      <w:divBdr>
                        <w:top w:val="none" w:sz="0" w:space="0" w:color="auto"/>
                        <w:left w:val="none" w:sz="0" w:space="0" w:color="auto"/>
                        <w:bottom w:val="none" w:sz="0" w:space="0" w:color="auto"/>
                        <w:right w:val="none" w:sz="0" w:space="0" w:color="auto"/>
                      </w:divBdr>
                    </w:div>
                    <w:div w:id="1803382669">
                      <w:marLeft w:val="0"/>
                      <w:marRight w:val="0"/>
                      <w:marTop w:val="0"/>
                      <w:marBottom w:val="0"/>
                      <w:divBdr>
                        <w:top w:val="none" w:sz="0" w:space="0" w:color="auto"/>
                        <w:left w:val="none" w:sz="0" w:space="0" w:color="auto"/>
                        <w:bottom w:val="none" w:sz="0" w:space="0" w:color="auto"/>
                        <w:right w:val="none" w:sz="0" w:space="0" w:color="auto"/>
                      </w:divBdr>
                    </w:div>
                    <w:div w:id="584536536">
                      <w:marLeft w:val="0"/>
                      <w:marRight w:val="0"/>
                      <w:marTop w:val="0"/>
                      <w:marBottom w:val="0"/>
                      <w:divBdr>
                        <w:top w:val="none" w:sz="0" w:space="0" w:color="auto"/>
                        <w:left w:val="none" w:sz="0" w:space="0" w:color="auto"/>
                        <w:bottom w:val="none" w:sz="0" w:space="0" w:color="auto"/>
                        <w:right w:val="none" w:sz="0" w:space="0" w:color="auto"/>
                      </w:divBdr>
                    </w:div>
                    <w:div w:id="2010793399">
                      <w:marLeft w:val="0"/>
                      <w:marRight w:val="0"/>
                      <w:marTop w:val="0"/>
                      <w:marBottom w:val="0"/>
                      <w:divBdr>
                        <w:top w:val="none" w:sz="0" w:space="0" w:color="auto"/>
                        <w:left w:val="none" w:sz="0" w:space="0" w:color="auto"/>
                        <w:bottom w:val="none" w:sz="0" w:space="0" w:color="auto"/>
                        <w:right w:val="none" w:sz="0" w:space="0" w:color="auto"/>
                      </w:divBdr>
                    </w:div>
                    <w:div w:id="679356241">
                      <w:marLeft w:val="0"/>
                      <w:marRight w:val="0"/>
                      <w:marTop w:val="0"/>
                      <w:marBottom w:val="0"/>
                      <w:divBdr>
                        <w:top w:val="none" w:sz="0" w:space="0" w:color="auto"/>
                        <w:left w:val="none" w:sz="0" w:space="0" w:color="auto"/>
                        <w:bottom w:val="none" w:sz="0" w:space="0" w:color="auto"/>
                        <w:right w:val="none" w:sz="0" w:space="0" w:color="auto"/>
                      </w:divBdr>
                    </w:div>
                    <w:div w:id="1379671088">
                      <w:marLeft w:val="0"/>
                      <w:marRight w:val="0"/>
                      <w:marTop w:val="0"/>
                      <w:marBottom w:val="0"/>
                      <w:divBdr>
                        <w:top w:val="none" w:sz="0" w:space="0" w:color="auto"/>
                        <w:left w:val="none" w:sz="0" w:space="0" w:color="auto"/>
                        <w:bottom w:val="none" w:sz="0" w:space="0" w:color="auto"/>
                        <w:right w:val="none" w:sz="0" w:space="0" w:color="auto"/>
                      </w:divBdr>
                    </w:div>
                    <w:div w:id="6059928">
                      <w:marLeft w:val="0"/>
                      <w:marRight w:val="0"/>
                      <w:marTop w:val="0"/>
                      <w:marBottom w:val="0"/>
                      <w:divBdr>
                        <w:top w:val="none" w:sz="0" w:space="0" w:color="auto"/>
                        <w:left w:val="none" w:sz="0" w:space="0" w:color="auto"/>
                        <w:bottom w:val="none" w:sz="0" w:space="0" w:color="auto"/>
                        <w:right w:val="none" w:sz="0" w:space="0" w:color="auto"/>
                      </w:divBdr>
                    </w:div>
                    <w:div w:id="569579179">
                      <w:marLeft w:val="0"/>
                      <w:marRight w:val="0"/>
                      <w:marTop w:val="0"/>
                      <w:marBottom w:val="0"/>
                      <w:divBdr>
                        <w:top w:val="none" w:sz="0" w:space="0" w:color="auto"/>
                        <w:left w:val="none" w:sz="0" w:space="0" w:color="auto"/>
                        <w:bottom w:val="none" w:sz="0" w:space="0" w:color="auto"/>
                        <w:right w:val="none" w:sz="0" w:space="0" w:color="auto"/>
                      </w:divBdr>
                    </w:div>
                    <w:div w:id="966814259">
                      <w:marLeft w:val="0"/>
                      <w:marRight w:val="0"/>
                      <w:marTop w:val="0"/>
                      <w:marBottom w:val="0"/>
                      <w:divBdr>
                        <w:top w:val="none" w:sz="0" w:space="0" w:color="auto"/>
                        <w:left w:val="none" w:sz="0" w:space="0" w:color="auto"/>
                        <w:bottom w:val="none" w:sz="0" w:space="0" w:color="auto"/>
                        <w:right w:val="none" w:sz="0" w:space="0" w:color="auto"/>
                      </w:divBdr>
                    </w:div>
                    <w:div w:id="1152718245">
                      <w:marLeft w:val="0"/>
                      <w:marRight w:val="0"/>
                      <w:marTop w:val="0"/>
                      <w:marBottom w:val="0"/>
                      <w:divBdr>
                        <w:top w:val="none" w:sz="0" w:space="0" w:color="auto"/>
                        <w:left w:val="none" w:sz="0" w:space="0" w:color="auto"/>
                        <w:bottom w:val="none" w:sz="0" w:space="0" w:color="auto"/>
                        <w:right w:val="none" w:sz="0" w:space="0" w:color="auto"/>
                      </w:divBdr>
                    </w:div>
                    <w:div w:id="1476413542">
                      <w:marLeft w:val="0"/>
                      <w:marRight w:val="0"/>
                      <w:marTop w:val="0"/>
                      <w:marBottom w:val="0"/>
                      <w:divBdr>
                        <w:top w:val="none" w:sz="0" w:space="0" w:color="auto"/>
                        <w:left w:val="none" w:sz="0" w:space="0" w:color="auto"/>
                        <w:bottom w:val="none" w:sz="0" w:space="0" w:color="auto"/>
                        <w:right w:val="none" w:sz="0" w:space="0" w:color="auto"/>
                      </w:divBdr>
                    </w:div>
                    <w:div w:id="222254088">
                      <w:marLeft w:val="0"/>
                      <w:marRight w:val="0"/>
                      <w:marTop w:val="0"/>
                      <w:marBottom w:val="0"/>
                      <w:divBdr>
                        <w:top w:val="none" w:sz="0" w:space="0" w:color="auto"/>
                        <w:left w:val="none" w:sz="0" w:space="0" w:color="auto"/>
                        <w:bottom w:val="none" w:sz="0" w:space="0" w:color="auto"/>
                        <w:right w:val="none" w:sz="0" w:space="0" w:color="auto"/>
                      </w:divBdr>
                    </w:div>
                    <w:div w:id="1579708964">
                      <w:marLeft w:val="0"/>
                      <w:marRight w:val="0"/>
                      <w:marTop w:val="0"/>
                      <w:marBottom w:val="0"/>
                      <w:divBdr>
                        <w:top w:val="none" w:sz="0" w:space="0" w:color="auto"/>
                        <w:left w:val="none" w:sz="0" w:space="0" w:color="auto"/>
                        <w:bottom w:val="none" w:sz="0" w:space="0" w:color="auto"/>
                        <w:right w:val="none" w:sz="0" w:space="0" w:color="auto"/>
                      </w:divBdr>
                    </w:div>
                    <w:div w:id="1896232040">
                      <w:marLeft w:val="0"/>
                      <w:marRight w:val="0"/>
                      <w:marTop w:val="0"/>
                      <w:marBottom w:val="0"/>
                      <w:divBdr>
                        <w:top w:val="none" w:sz="0" w:space="0" w:color="auto"/>
                        <w:left w:val="none" w:sz="0" w:space="0" w:color="auto"/>
                        <w:bottom w:val="none" w:sz="0" w:space="0" w:color="auto"/>
                        <w:right w:val="none" w:sz="0" w:space="0" w:color="auto"/>
                      </w:divBdr>
                    </w:div>
                    <w:div w:id="599530667">
                      <w:marLeft w:val="0"/>
                      <w:marRight w:val="0"/>
                      <w:marTop w:val="0"/>
                      <w:marBottom w:val="0"/>
                      <w:divBdr>
                        <w:top w:val="none" w:sz="0" w:space="0" w:color="auto"/>
                        <w:left w:val="none" w:sz="0" w:space="0" w:color="auto"/>
                        <w:bottom w:val="none" w:sz="0" w:space="0" w:color="auto"/>
                        <w:right w:val="none" w:sz="0" w:space="0" w:color="auto"/>
                      </w:divBdr>
                    </w:div>
                    <w:div w:id="1780178872">
                      <w:marLeft w:val="0"/>
                      <w:marRight w:val="0"/>
                      <w:marTop w:val="0"/>
                      <w:marBottom w:val="0"/>
                      <w:divBdr>
                        <w:top w:val="none" w:sz="0" w:space="0" w:color="auto"/>
                        <w:left w:val="none" w:sz="0" w:space="0" w:color="auto"/>
                        <w:bottom w:val="none" w:sz="0" w:space="0" w:color="auto"/>
                        <w:right w:val="none" w:sz="0" w:space="0" w:color="auto"/>
                      </w:divBdr>
                    </w:div>
                    <w:div w:id="931090569">
                      <w:marLeft w:val="0"/>
                      <w:marRight w:val="0"/>
                      <w:marTop w:val="0"/>
                      <w:marBottom w:val="0"/>
                      <w:divBdr>
                        <w:top w:val="none" w:sz="0" w:space="0" w:color="auto"/>
                        <w:left w:val="none" w:sz="0" w:space="0" w:color="auto"/>
                        <w:bottom w:val="none" w:sz="0" w:space="0" w:color="auto"/>
                        <w:right w:val="none" w:sz="0" w:space="0" w:color="auto"/>
                      </w:divBdr>
                    </w:div>
                    <w:div w:id="1120031820">
                      <w:marLeft w:val="0"/>
                      <w:marRight w:val="0"/>
                      <w:marTop w:val="0"/>
                      <w:marBottom w:val="0"/>
                      <w:divBdr>
                        <w:top w:val="none" w:sz="0" w:space="0" w:color="auto"/>
                        <w:left w:val="none" w:sz="0" w:space="0" w:color="auto"/>
                        <w:bottom w:val="none" w:sz="0" w:space="0" w:color="auto"/>
                        <w:right w:val="none" w:sz="0" w:space="0" w:color="auto"/>
                      </w:divBdr>
                    </w:div>
                    <w:div w:id="229777835">
                      <w:marLeft w:val="0"/>
                      <w:marRight w:val="0"/>
                      <w:marTop w:val="0"/>
                      <w:marBottom w:val="0"/>
                      <w:divBdr>
                        <w:top w:val="none" w:sz="0" w:space="0" w:color="auto"/>
                        <w:left w:val="none" w:sz="0" w:space="0" w:color="auto"/>
                        <w:bottom w:val="none" w:sz="0" w:space="0" w:color="auto"/>
                        <w:right w:val="none" w:sz="0" w:space="0" w:color="auto"/>
                      </w:divBdr>
                    </w:div>
                    <w:div w:id="745150236">
                      <w:marLeft w:val="0"/>
                      <w:marRight w:val="0"/>
                      <w:marTop w:val="0"/>
                      <w:marBottom w:val="0"/>
                      <w:divBdr>
                        <w:top w:val="none" w:sz="0" w:space="0" w:color="auto"/>
                        <w:left w:val="none" w:sz="0" w:space="0" w:color="auto"/>
                        <w:bottom w:val="none" w:sz="0" w:space="0" w:color="auto"/>
                        <w:right w:val="none" w:sz="0" w:space="0" w:color="auto"/>
                      </w:divBdr>
                    </w:div>
                    <w:div w:id="532768144">
                      <w:marLeft w:val="0"/>
                      <w:marRight w:val="0"/>
                      <w:marTop w:val="0"/>
                      <w:marBottom w:val="0"/>
                      <w:divBdr>
                        <w:top w:val="none" w:sz="0" w:space="0" w:color="auto"/>
                        <w:left w:val="none" w:sz="0" w:space="0" w:color="auto"/>
                        <w:bottom w:val="none" w:sz="0" w:space="0" w:color="auto"/>
                        <w:right w:val="none" w:sz="0" w:space="0" w:color="auto"/>
                      </w:divBdr>
                    </w:div>
                    <w:div w:id="1834180261">
                      <w:marLeft w:val="0"/>
                      <w:marRight w:val="0"/>
                      <w:marTop w:val="0"/>
                      <w:marBottom w:val="0"/>
                      <w:divBdr>
                        <w:top w:val="none" w:sz="0" w:space="0" w:color="auto"/>
                        <w:left w:val="none" w:sz="0" w:space="0" w:color="auto"/>
                        <w:bottom w:val="none" w:sz="0" w:space="0" w:color="auto"/>
                        <w:right w:val="none" w:sz="0" w:space="0" w:color="auto"/>
                      </w:divBdr>
                    </w:div>
                    <w:div w:id="1986857767">
                      <w:marLeft w:val="0"/>
                      <w:marRight w:val="0"/>
                      <w:marTop w:val="0"/>
                      <w:marBottom w:val="0"/>
                      <w:divBdr>
                        <w:top w:val="none" w:sz="0" w:space="0" w:color="auto"/>
                        <w:left w:val="none" w:sz="0" w:space="0" w:color="auto"/>
                        <w:bottom w:val="none" w:sz="0" w:space="0" w:color="auto"/>
                        <w:right w:val="none" w:sz="0" w:space="0" w:color="auto"/>
                      </w:divBdr>
                    </w:div>
                    <w:div w:id="1967200603">
                      <w:marLeft w:val="0"/>
                      <w:marRight w:val="0"/>
                      <w:marTop w:val="0"/>
                      <w:marBottom w:val="0"/>
                      <w:divBdr>
                        <w:top w:val="none" w:sz="0" w:space="0" w:color="auto"/>
                        <w:left w:val="none" w:sz="0" w:space="0" w:color="auto"/>
                        <w:bottom w:val="none" w:sz="0" w:space="0" w:color="auto"/>
                        <w:right w:val="none" w:sz="0" w:space="0" w:color="auto"/>
                      </w:divBdr>
                    </w:div>
                    <w:div w:id="1168406735">
                      <w:marLeft w:val="0"/>
                      <w:marRight w:val="0"/>
                      <w:marTop w:val="0"/>
                      <w:marBottom w:val="0"/>
                      <w:divBdr>
                        <w:top w:val="none" w:sz="0" w:space="0" w:color="auto"/>
                        <w:left w:val="none" w:sz="0" w:space="0" w:color="auto"/>
                        <w:bottom w:val="none" w:sz="0" w:space="0" w:color="auto"/>
                        <w:right w:val="none" w:sz="0" w:space="0" w:color="auto"/>
                      </w:divBdr>
                    </w:div>
                    <w:div w:id="1440566187">
                      <w:marLeft w:val="0"/>
                      <w:marRight w:val="0"/>
                      <w:marTop w:val="0"/>
                      <w:marBottom w:val="0"/>
                      <w:divBdr>
                        <w:top w:val="none" w:sz="0" w:space="0" w:color="auto"/>
                        <w:left w:val="none" w:sz="0" w:space="0" w:color="auto"/>
                        <w:bottom w:val="none" w:sz="0" w:space="0" w:color="auto"/>
                        <w:right w:val="none" w:sz="0" w:space="0" w:color="auto"/>
                      </w:divBdr>
                    </w:div>
                    <w:div w:id="1968075326">
                      <w:marLeft w:val="0"/>
                      <w:marRight w:val="0"/>
                      <w:marTop w:val="0"/>
                      <w:marBottom w:val="0"/>
                      <w:divBdr>
                        <w:top w:val="none" w:sz="0" w:space="0" w:color="auto"/>
                        <w:left w:val="none" w:sz="0" w:space="0" w:color="auto"/>
                        <w:bottom w:val="none" w:sz="0" w:space="0" w:color="auto"/>
                        <w:right w:val="none" w:sz="0" w:space="0" w:color="auto"/>
                      </w:divBdr>
                    </w:div>
                    <w:div w:id="1898004414">
                      <w:marLeft w:val="0"/>
                      <w:marRight w:val="0"/>
                      <w:marTop w:val="0"/>
                      <w:marBottom w:val="0"/>
                      <w:divBdr>
                        <w:top w:val="none" w:sz="0" w:space="0" w:color="auto"/>
                        <w:left w:val="none" w:sz="0" w:space="0" w:color="auto"/>
                        <w:bottom w:val="none" w:sz="0" w:space="0" w:color="auto"/>
                        <w:right w:val="none" w:sz="0" w:space="0" w:color="auto"/>
                      </w:divBdr>
                    </w:div>
                    <w:div w:id="1751272175">
                      <w:marLeft w:val="0"/>
                      <w:marRight w:val="0"/>
                      <w:marTop w:val="0"/>
                      <w:marBottom w:val="0"/>
                      <w:divBdr>
                        <w:top w:val="none" w:sz="0" w:space="0" w:color="auto"/>
                        <w:left w:val="none" w:sz="0" w:space="0" w:color="auto"/>
                        <w:bottom w:val="none" w:sz="0" w:space="0" w:color="auto"/>
                        <w:right w:val="none" w:sz="0" w:space="0" w:color="auto"/>
                      </w:divBdr>
                    </w:div>
                    <w:div w:id="1659843068">
                      <w:marLeft w:val="0"/>
                      <w:marRight w:val="0"/>
                      <w:marTop w:val="0"/>
                      <w:marBottom w:val="0"/>
                      <w:divBdr>
                        <w:top w:val="none" w:sz="0" w:space="0" w:color="auto"/>
                        <w:left w:val="none" w:sz="0" w:space="0" w:color="auto"/>
                        <w:bottom w:val="none" w:sz="0" w:space="0" w:color="auto"/>
                        <w:right w:val="none" w:sz="0" w:space="0" w:color="auto"/>
                      </w:divBdr>
                    </w:div>
                    <w:div w:id="433866868">
                      <w:marLeft w:val="0"/>
                      <w:marRight w:val="0"/>
                      <w:marTop w:val="0"/>
                      <w:marBottom w:val="0"/>
                      <w:divBdr>
                        <w:top w:val="none" w:sz="0" w:space="0" w:color="auto"/>
                        <w:left w:val="none" w:sz="0" w:space="0" w:color="auto"/>
                        <w:bottom w:val="none" w:sz="0" w:space="0" w:color="auto"/>
                        <w:right w:val="none" w:sz="0" w:space="0" w:color="auto"/>
                      </w:divBdr>
                    </w:div>
                    <w:div w:id="878906071">
                      <w:marLeft w:val="0"/>
                      <w:marRight w:val="0"/>
                      <w:marTop w:val="0"/>
                      <w:marBottom w:val="0"/>
                      <w:divBdr>
                        <w:top w:val="none" w:sz="0" w:space="0" w:color="auto"/>
                        <w:left w:val="none" w:sz="0" w:space="0" w:color="auto"/>
                        <w:bottom w:val="none" w:sz="0" w:space="0" w:color="auto"/>
                        <w:right w:val="none" w:sz="0" w:space="0" w:color="auto"/>
                      </w:divBdr>
                    </w:div>
                    <w:div w:id="1527597507">
                      <w:marLeft w:val="0"/>
                      <w:marRight w:val="0"/>
                      <w:marTop w:val="0"/>
                      <w:marBottom w:val="0"/>
                      <w:divBdr>
                        <w:top w:val="none" w:sz="0" w:space="0" w:color="auto"/>
                        <w:left w:val="none" w:sz="0" w:space="0" w:color="auto"/>
                        <w:bottom w:val="none" w:sz="0" w:space="0" w:color="auto"/>
                        <w:right w:val="none" w:sz="0" w:space="0" w:color="auto"/>
                      </w:divBdr>
                    </w:div>
                    <w:div w:id="1758671103">
                      <w:marLeft w:val="0"/>
                      <w:marRight w:val="0"/>
                      <w:marTop w:val="0"/>
                      <w:marBottom w:val="0"/>
                      <w:divBdr>
                        <w:top w:val="none" w:sz="0" w:space="0" w:color="auto"/>
                        <w:left w:val="none" w:sz="0" w:space="0" w:color="auto"/>
                        <w:bottom w:val="none" w:sz="0" w:space="0" w:color="auto"/>
                        <w:right w:val="none" w:sz="0" w:space="0" w:color="auto"/>
                      </w:divBdr>
                    </w:div>
                    <w:div w:id="1037848701">
                      <w:marLeft w:val="0"/>
                      <w:marRight w:val="0"/>
                      <w:marTop w:val="0"/>
                      <w:marBottom w:val="0"/>
                      <w:divBdr>
                        <w:top w:val="none" w:sz="0" w:space="0" w:color="auto"/>
                        <w:left w:val="none" w:sz="0" w:space="0" w:color="auto"/>
                        <w:bottom w:val="none" w:sz="0" w:space="0" w:color="auto"/>
                        <w:right w:val="none" w:sz="0" w:space="0" w:color="auto"/>
                      </w:divBdr>
                    </w:div>
                    <w:div w:id="1503548083">
                      <w:marLeft w:val="0"/>
                      <w:marRight w:val="0"/>
                      <w:marTop w:val="0"/>
                      <w:marBottom w:val="0"/>
                      <w:divBdr>
                        <w:top w:val="none" w:sz="0" w:space="0" w:color="auto"/>
                        <w:left w:val="none" w:sz="0" w:space="0" w:color="auto"/>
                        <w:bottom w:val="none" w:sz="0" w:space="0" w:color="auto"/>
                        <w:right w:val="none" w:sz="0" w:space="0" w:color="auto"/>
                      </w:divBdr>
                    </w:div>
                    <w:div w:id="1288120214">
                      <w:marLeft w:val="0"/>
                      <w:marRight w:val="0"/>
                      <w:marTop w:val="0"/>
                      <w:marBottom w:val="0"/>
                      <w:divBdr>
                        <w:top w:val="none" w:sz="0" w:space="0" w:color="auto"/>
                        <w:left w:val="none" w:sz="0" w:space="0" w:color="auto"/>
                        <w:bottom w:val="none" w:sz="0" w:space="0" w:color="auto"/>
                        <w:right w:val="none" w:sz="0" w:space="0" w:color="auto"/>
                      </w:divBdr>
                    </w:div>
                    <w:div w:id="1213466834">
                      <w:marLeft w:val="0"/>
                      <w:marRight w:val="0"/>
                      <w:marTop w:val="0"/>
                      <w:marBottom w:val="0"/>
                      <w:divBdr>
                        <w:top w:val="none" w:sz="0" w:space="0" w:color="auto"/>
                        <w:left w:val="none" w:sz="0" w:space="0" w:color="auto"/>
                        <w:bottom w:val="none" w:sz="0" w:space="0" w:color="auto"/>
                        <w:right w:val="none" w:sz="0" w:space="0" w:color="auto"/>
                      </w:divBdr>
                    </w:div>
                    <w:div w:id="1636980501">
                      <w:marLeft w:val="0"/>
                      <w:marRight w:val="0"/>
                      <w:marTop w:val="0"/>
                      <w:marBottom w:val="0"/>
                      <w:divBdr>
                        <w:top w:val="none" w:sz="0" w:space="0" w:color="auto"/>
                        <w:left w:val="none" w:sz="0" w:space="0" w:color="auto"/>
                        <w:bottom w:val="none" w:sz="0" w:space="0" w:color="auto"/>
                        <w:right w:val="none" w:sz="0" w:space="0" w:color="auto"/>
                      </w:divBdr>
                    </w:div>
                    <w:div w:id="1637565293">
                      <w:marLeft w:val="0"/>
                      <w:marRight w:val="0"/>
                      <w:marTop w:val="0"/>
                      <w:marBottom w:val="0"/>
                      <w:divBdr>
                        <w:top w:val="none" w:sz="0" w:space="0" w:color="auto"/>
                        <w:left w:val="none" w:sz="0" w:space="0" w:color="auto"/>
                        <w:bottom w:val="none" w:sz="0" w:space="0" w:color="auto"/>
                        <w:right w:val="none" w:sz="0" w:space="0" w:color="auto"/>
                      </w:divBdr>
                    </w:div>
                    <w:div w:id="1408259171">
                      <w:marLeft w:val="0"/>
                      <w:marRight w:val="0"/>
                      <w:marTop w:val="0"/>
                      <w:marBottom w:val="0"/>
                      <w:divBdr>
                        <w:top w:val="none" w:sz="0" w:space="0" w:color="auto"/>
                        <w:left w:val="none" w:sz="0" w:space="0" w:color="auto"/>
                        <w:bottom w:val="none" w:sz="0" w:space="0" w:color="auto"/>
                        <w:right w:val="none" w:sz="0" w:space="0" w:color="auto"/>
                      </w:divBdr>
                    </w:div>
                    <w:div w:id="79646599">
                      <w:marLeft w:val="0"/>
                      <w:marRight w:val="0"/>
                      <w:marTop w:val="0"/>
                      <w:marBottom w:val="0"/>
                      <w:divBdr>
                        <w:top w:val="none" w:sz="0" w:space="0" w:color="auto"/>
                        <w:left w:val="none" w:sz="0" w:space="0" w:color="auto"/>
                        <w:bottom w:val="none" w:sz="0" w:space="0" w:color="auto"/>
                        <w:right w:val="none" w:sz="0" w:space="0" w:color="auto"/>
                      </w:divBdr>
                    </w:div>
                    <w:div w:id="339817188">
                      <w:marLeft w:val="0"/>
                      <w:marRight w:val="0"/>
                      <w:marTop w:val="0"/>
                      <w:marBottom w:val="0"/>
                      <w:divBdr>
                        <w:top w:val="none" w:sz="0" w:space="0" w:color="auto"/>
                        <w:left w:val="none" w:sz="0" w:space="0" w:color="auto"/>
                        <w:bottom w:val="none" w:sz="0" w:space="0" w:color="auto"/>
                        <w:right w:val="none" w:sz="0" w:space="0" w:color="auto"/>
                      </w:divBdr>
                    </w:div>
                    <w:div w:id="1841113608">
                      <w:marLeft w:val="0"/>
                      <w:marRight w:val="0"/>
                      <w:marTop w:val="0"/>
                      <w:marBottom w:val="0"/>
                      <w:divBdr>
                        <w:top w:val="none" w:sz="0" w:space="0" w:color="auto"/>
                        <w:left w:val="none" w:sz="0" w:space="0" w:color="auto"/>
                        <w:bottom w:val="none" w:sz="0" w:space="0" w:color="auto"/>
                        <w:right w:val="none" w:sz="0" w:space="0" w:color="auto"/>
                      </w:divBdr>
                    </w:div>
                    <w:div w:id="344406536">
                      <w:marLeft w:val="0"/>
                      <w:marRight w:val="0"/>
                      <w:marTop w:val="0"/>
                      <w:marBottom w:val="0"/>
                      <w:divBdr>
                        <w:top w:val="none" w:sz="0" w:space="0" w:color="auto"/>
                        <w:left w:val="none" w:sz="0" w:space="0" w:color="auto"/>
                        <w:bottom w:val="none" w:sz="0" w:space="0" w:color="auto"/>
                        <w:right w:val="none" w:sz="0" w:space="0" w:color="auto"/>
                      </w:divBdr>
                    </w:div>
                    <w:div w:id="1456364254">
                      <w:marLeft w:val="0"/>
                      <w:marRight w:val="0"/>
                      <w:marTop w:val="0"/>
                      <w:marBottom w:val="0"/>
                      <w:divBdr>
                        <w:top w:val="none" w:sz="0" w:space="0" w:color="auto"/>
                        <w:left w:val="none" w:sz="0" w:space="0" w:color="auto"/>
                        <w:bottom w:val="none" w:sz="0" w:space="0" w:color="auto"/>
                        <w:right w:val="none" w:sz="0" w:space="0" w:color="auto"/>
                      </w:divBdr>
                    </w:div>
                    <w:div w:id="165681606">
                      <w:marLeft w:val="0"/>
                      <w:marRight w:val="0"/>
                      <w:marTop w:val="0"/>
                      <w:marBottom w:val="0"/>
                      <w:divBdr>
                        <w:top w:val="none" w:sz="0" w:space="0" w:color="auto"/>
                        <w:left w:val="none" w:sz="0" w:space="0" w:color="auto"/>
                        <w:bottom w:val="none" w:sz="0" w:space="0" w:color="auto"/>
                        <w:right w:val="none" w:sz="0" w:space="0" w:color="auto"/>
                      </w:divBdr>
                    </w:div>
                    <w:div w:id="1199659943">
                      <w:marLeft w:val="0"/>
                      <w:marRight w:val="0"/>
                      <w:marTop w:val="0"/>
                      <w:marBottom w:val="0"/>
                      <w:divBdr>
                        <w:top w:val="none" w:sz="0" w:space="0" w:color="auto"/>
                        <w:left w:val="none" w:sz="0" w:space="0" w:color="auto"/>
                        <w:bottom w:val="none" w:sz="0" w:space="0" w:color="auto"/>
                        <w:right w:val="none" w:sz="0" w:space="0" w:color="auto"/>
                      </w:divBdr>
                    </w:div>
                    <w:div w:id="854268918">
                      <w:marLeft w:val="0"/>
                      <w:marRight w:val="0"/>
                      <w:marTop w:val="0"/>
                      <w:marBottom w:val="0"/>
                      <w:divBdr>
                        <w:top w:val="none" w:sz="0" w:space="0" w:color="auto"/>
                        <w:left w:val="none" w:sz="0" w:space="0" w:color="auto"/>
                        <w:bottom w:val="none" w:sz="0" w:space="0" w:color="auto"/>
                        <w:right w:val="none" w:sz="0" w:space="0" w:color="auto"/>
                      </w:divBdr>
                    </w:div>
                    <w:div w:id="849754113">
                      <w:marLeft w:val="0"/>
                      <w:marRight w:val="0"/>
                      <w:marTop w:val="0"/>
                      <w:marBottom w:val="0"/>
                      <w:divBdr>
                        <w:top w:val="none" w:sz="0" w:space="0" w:color="auto"/>
                        <w:left w:val="none" w:sz="0" w:space="0" w:color="auto"/>
                        <w:bottom w:val="none" w:sz="0" w:space="0" w:color="auto"/>
                        <w:right w:val="none" w:sz="0" w:space="0" w:color="auto"/>
                      </w:divBdr>
                    </w:div>
                    <w:div w:id="195315893">
                      <w:marLeft w:val="0"/>
                      <w:marRight w:val="0"/>
                      <w:marTop w:val="0"/>
                      <w:marBottom w:val="0"/>
                      <w:divBdr>
                        <w:top w:val="none" w:sz="0" w:space="0" w:color="auto"/>
                        <w:left w:val="none" w:sz="0" w:space="0" w:color="auto"/>
                        <w:bottom w:val="none" w:sz="0" w:space="0" w:color="auto"/>
                        <w:right w:val="none" w:sz="0" w:space="0" w:color="auto"/>
                      </w:divBdr>
                    </w:div>
                    <w:div w:id="1499349542">
                      <w:marLeft w:val="0"/>
                      <w:marRight w:val="0"/>
                      <w:marTop w:val="0"/>
                      <w:marBottom w:val="0"/>
                      <w:divBdr>
                        <w:top w:val="none" w:sz="0" w:space="0" w:color="auto"/>
                        <w:left w:val="none" w:sz="0" w:space="0" w:color="auto"/>
                        <w:bottom w:val="none" w:sz="0" w:space="0" w:color="auto"/>
                        <w:right w:val="none" w:sz="0" w:space="0" w:color="auto"/>
                      </w:divBdr>
                    </w:div>
                    <w:div w:id="1298341265">
                      <w:marLeft w:val="0"/>
                      <w:marRight w:val="0"/>
                      <w:marTop w:val="0"/>
                      <w:marBottom w:val="0"/>
                      <w:divBdr>
                        <w:top w:val="none" w:sz="0" w:space="0" w:color="auto"/>
                        <w:left w:val="none" w:sz="0" w:space="0" w:color="auto"/>
                        <w:bottom w:val="none" w:sz="0" w:space="0" w:color="auto"/>
                        <w:right w:val="none" w:sz="0" w:space="0" w:color="auto"/>
                      </w:divBdr>
                    </w:div>
                    <w:div w:id="1221985593">
                      <w:marLeft w:val="0"/>
                      <w:marRight w:val="0"/>
                      <w:marTop w:val="0"/>
                      <w:marBottom w:val="0"/>
                      <w:divBdr>
                        <w:top w:val="none" w:sz="0" w:space="0" w:color="auto"/>
                        <w:left w:val="none" w:sz="0" w:space="0" w:color="auto"/>
                        <w:bottom w:val="none" w:sz="0" w:space="0" w:color="auto"/>
                        <w:right w:val="none" w:sz="0" w:space="0" w:color="auto"/>
                      </w:divBdr>
                    </w:div>
                    <w:div w:id="1774670556">
                      <w:marLeft w:val="0"/>
                      <w:marRight w:val="0"/>
                      <w:marTop w:val="0"/>
                      <w:marBottom w:val="0"/>
                      <w:divBdr>
                        <w:top w:val="none" w:sz="0" w:space="0" w:color="auto"/>
                        <w:left w:val="none" w:sz="0" w:space="0" w:color="auto"/>
                        <w:bottom w:val="none" w:sz="0" w:space="0" w:color="auto"/>
                        <w:right w:val="none" w:sz="0" w:space="0" w:color="auto"/>
                      </w:divBdr>
                    </w:div>
                    <w:div w:id="1362046749">
                      <w:marLeft w:val="0"/>
                      <w:marRight w:val="0"/>
                      <w:marTop w:val="0"/>
                      <w:marBottom w:val="0"/>
                      <w:divBdr>
                        <w:top w:val="none" w:sz="0" w:space="0" w:color="auto"/>
                        <w:left w:val="none" w:sz="0" w:space="0" w:color="auto"/>
                        <w:bottom w:val="none" w:sz="0" w:space="0" w:color="auto"/>
                        <w:right w:val="none" w:sz="0" w:space="0" w:color="auto"/>
                      </w:divBdr>
                    </w:div>
                    <w:div w:id="2037536818">
                      <w:marLeft w:val="0"/>
                      <w:marRight w:val="0"/>
                      <w:marTop w:val="0"/>
                      <w:marBottom w:val="0"/>
                      <w:divBdr>
                        <w:top w:val="none" w:sz="0" w:space="0" w:color="auto"/>
                        <w:left w:val="none" w:sz="0" w:space="0" w:color="auto"/>
                        <w:bottom w:val="none" w:sz="0" w:space="0" w:color="auto"/>
                        <w:right w:val="none" w:sz="0" w:space="0" w:color="auto"/>
                      </w:divBdr>
                    </w:div>
                    <w:div w:id="661200520">
                      <w:marLeft w:val="0"/>
                      <w:marRight w:val="0"/>
                      <w:marTop w:val="0"/>
                      <w:marBottom w:val="0"/>
                      <w:divBdr>
                        <w:top w:val="none" w:sz="0" w:space="0" w:color="auto"/>
                        <w:left w:val="none" w:sz="0" w:space="0" w:color="auto"/>
                        <w:bottom w:val="none" w:sz="0" w:space="0" w:color="auto"/>
                        <w:right w:val="none" w:sz="0" w:space="0" w:color="auto"/>
                      </w:divBdr>
                    </w:div>
                    <w:div w:id="1479759716">
                      <w:marLeft w:val="0"/>
                      <w:marRight w:val="0"/>
                      <w:marTop w:val="0"/>
                      <w:marBottom w:val="0"/>
                      <w:divBdr>
                        <w:top w:val="none" w:sz="0" w:space="0" w:color="auto"/>
                        <w:left w:val="none" w:sz="0" w:space="0" w:color="auto"/>
                        <w:bottom w:val="none" w:sz="0" w:space="0" w:color="auto"/>
                        <w:right w:val="none" w:sz="0" w:space="0" w:color="auto"/>
                      </w:divBdr>
                    </w:div>
                    <w:div w:id="777799444">
                      <w:marLeft w:val="0"/>
                      <w:marRight w:val="0"/>
                      <w:marTop w:val="0"/>
                      <w:marBottom w:val="0"/>
                      <w:divBdr>
                        <w:top w:val="none" w:sz="0" w:space="0" w:color="auto"/>
                        <w:left w:val="none" w:sz="0" w:space="0" w:color="auto"/>
                        <w:bottom w:val="none" w:sz="0" w:space="0" w:color="auto"/>
                        <w:right w:val="none" w:sz="0" w:space="0" w:color="auto"/>
                      </w:divBdr>
                    </w:div>
                    <w:div w:id="1477910520">
                      <w:marLeft w:val="0"/>
                      <w:marRight w:val="0"/>
                      <w:marTop w:val="0"/>
                      <w:marBottom w:val="0"/>
                      <w:divBdr>
                        <w:top w:val="none" w:sz="0" w:space="0" w:color="auto"/>
                        <w:left w:val="none" w:sz="0" w:space="0" w:color="auto"/>
                        <w:bottom w:val="none" w:sz="0" w:space="0" w:color="auto"/>
                        <w:right w:val="none" w:sz="0" w:space="0" w:color="auto"/>
                      </w:divBdr>
                    </w:div>
                    <w:div w:id="1890219457">
                      <w:marLeft w:val="0"/>
                      <w:marRight w:val="0"/>
                      <w:marTop w:val="0"/>
                      <w:marBottom w:val="0"/>
                      <w:divBdr>
                        <w:top w:val="none" w:sz="0" w:space="0" w:color="auto"/>
                        <w:left w:val="none" w:sz="0" w:space="0" w:color="auto"/>
                        <w:bottom w:val="none" w:sz="0" w:space="0" w:color="auto"/>
                        <w:right w:val="none" w:sz="0" w:space="0" w:color="auto"/>
                      </w:divBdr>
                    </w:div>
                    <w:div w:id="695927453">
                      <w:marLeft w:val="0"/>
                      <w:marRight w:val="0"/>
                      <w:marTop w:val="0"/>
                      <w:marBottom w:val="0"/>
                      <w:divBdr>
                        <w:top w:val="none" w:sz="0" w:space="0" w:color="auto"/>
                        <w:left w:val="none" w:sz="0" w:space="0" w:color="auto"/>
                        <w:bottom w:val="none" w:sz="0" w:space="0" w:color="auto"/>
                        <w:right w:val="none" w:sz="0" w:space="0" w:color="auto"/>
                      </w:divBdr>
                    </w:div>
                    <w:div w:id="1354917152">
                      <w:marLeft w:val="0"/>
                      <w:marRight w:val="0"/>
                      <w:marTop w:val="0"/>
                      <w:marBottom w:val="0"/>
                      <w:divBdr>
                        <w:top w:val="none" w:sz="0" w:space="0" w:color="auto"/>
                        <w:left w:val="none" w:sz="0" w:space="0" w:color="auto"/>
                        <w:bottom w:val="none" w:sz="0" w:space="0" w:color="auto"/>
                        <w:right w:val="none" w:sz="0" w:space="0" w:color="auto"/>
                      </w:divBdr>
                    </w:div>
                    <w:div w:id="617761704">
                      <w:marLeft w:val="0"/>
                      <w:marRight w:val="0"/>
                      <w:marTop w:val="0"/>
                      <w:marBottom w:val="0"/>
                      <w:divBdr>
                        <w:top w:val="none" w:sz="0" w:space="0" w:color="auto"/>
                        <w:left w:val="none" w:sz="0" w:space="0" w:color="auto"/>
                        <w:bottom w:val="none" w:sz="0" w:space="0" w:color="auto"/>
                        <w:right w:val="none" w:sz="0" w:space="0" w:color="auto"/>
                      </w:divBdr>
                    </w:div>
                    <w:div w:id="443615019">
                      <w:marLeft w:val="0"/>
                      <w:marRight w:val="0"/>
                      <w:marTop w:val="0"/>
                      <w:marBottom w:val="0"/>
                      <w:divBdr>
                        <w:top w:val="none" w:sz="0" w:space="0" w:color="auto"/>
                        <w:left w:val="none" w:sz="0" w:space="0" w:color="auto"/>
                        <w:bottom w:val="none" w:sz="0" w:space="0" w:color="auto"/>
                        <w:right w:val="none" w:sz="0" w:space="0" w:color="auto"/>
                      </w:divBdr>
                    </w:div>
                    <w:div w:id="2114788478">
                      <w:marLeft w:val="0"/>
                      <w:marRight w:val="0"/>
                      <w:marTop w:val="0"/>
                      <w:marBottom w:val="0"/>
                      <w:divBdr>
                        <w:top w:val="none" w:sz="0" w:space="0" w:color="auto"/>
                        <w:left w:val="none" w:sz="0" w:space="0" w:color="auto"/>
                        <w:bottom w:val="none" w:sz="0" w:space="0" w:color="auto"/>
                        <w:right w:val="none" w:sz="0" w:space="0" w:color="auto"/>
                      </w:divBdr>
                    </w:div>
                    <w:div w:id="777871831">
                      <w:marLeft w:val="0"/>
                      <w:marRight w:val="0"/>
                      <w:marTop w:val="0"/>
                      <w:marBottom w:val="0"/>
                      <w:divBdr>
                        <w:top w:val="none" w:sz="0" w:space="0" w:color="auto"/>
                        <w:left w:val="none" w:sz="0" w:space="0" w:color="auto"/>
                        <w:bottom w:val="none" w:sz="0" w:space="0" w:color="auto"/>
                        <w:right w:val="none" w:sz="0" w:space="0" w:color="auto"/>
                      </w:divBdr>
                    </w:div>
                    <w:div w:id="378283955">
                      <w:marLeft w:val="0"/>
                      <w:marRight w:val="0"/>
                      <w:marTop w:val="0"/>
                      <w:marBottom w:val="0"/>
                      <w:divBdr>
                        <w:top w:val="none" w:sz="0" w:space="0" w:color="auto"/>
                        <w:left w:val="none" w:sz="0" w:space="0" w:color="auto"/>
                        <w:bottom w:val="none" w:sz="0" w:space="0" w:color="auto"/>
                        <w:right w:val="none" w:sz="0" w:space="0" w:color="auto"/>
                      </w:divBdr>
                    </w:div>
                    <w:div w:id="577835302">
                      <w:marLeft w:val="0"/>
                      <w:marRight w:val="0"/>
                      <w:marTop w:val="0"/>
                      <w:marBottom w:val="0"/>
                      <w:divBdr>
                        <w:top w:val="none" w:sz="0" w:space="0" w:color="auto"/>
                        <w:left w:val="none" w:sz="0" w:space="0" w:color="auto"/>
                        <w:bottom w:val="none" w:sz="0" w:space="0" w:color="auto"/>
                        <w:right w:val="none" w:sz="0" w:space="0" w:color="auto"/>
                      </w:divBdr>
                    </w:div>
                    <w:div w:id="1642419427">
                      <w:marLeft w:val="0"/>
                      <w:marRight w:val="0"/>
                      <w:marTop w:val="0"/>
                      <w:marBottom w:val="0"/>
                      <w:divBdr>
                        <w:top w:val="none" w:sz="0" w:space="0" w:color="auto"/>
                        <w:left w:val="none" w:sz="0" w:space="0" w:color="auto"/>
                        <w:bottom w:val="none" w:sz="0" w:space="0" w:color="auto"/>
                        <w:right w:val="none" w:sz="0" w:space="0" w:color="auto"/>
                      </w:divBdr>
                    </w:div>
                    <w:div w:id="1017005775">
                      <w:marLeft w:val="0"/>
                      <w:marRight w:val="0"/>
                      <w:marTop w:val="0"/>
                      <w:marBottom w:val="0"/>
                      <w:divBdr>
                        <w:top w:val="none" w:sz="0" w:space="0" w:color="auto"/>
                        <w:left w:val="none" w:sz="0" w:space="0" w:color="auto"/>
                        <w:bottom w:val="none" w:sz="0" w:space="0" w:color="auto"/>
                        <w:right w:val="none" w:sz="0" w:space="0" w:color="auto"/>
                      </w:divBdr>
                    </w:div>
                    <w:div w:id="2129859585">
                      <w:marLeft w:val="0"/>
                      <w:marRight w:val="0"/>
                      <w:marTop w:val="0"/>
                      <w:marBottom w:val="0"/>
                      <w:divBdr>
                        <w:top w:val="none" w:sz="0" w:space="0" w:color="auto"/>
                        <w:left w:val="none" w:sz="0" w:space="0" w:color="auto"/>
                        <w:bottom w:val="none" w:sz="0" w:space="0" w:color="auto"/>
                        <w:right w:val="none" w:sz="0" w:space="0" w:color="auto"/>
                      </w:divBdr>
                    </w:div>
                    <w:div w:id="1798602600">
                      <w:marLeft w:val="0"/>
                      <w:marRight w:val="0"/>
                      <w:marTop w:val="0"/>
                      <w:marBottom w:val="0"/>
                      <w:divBdr>
                        <w:top w:val="none" w:sz="0" w:space="0" w:color="auto"/>
                        <w:left w:val="none" w:sz="0" w:space="0" w:color="auto"/>
                        <w:bottom w:val="none" w:sz="0" w:space="0" w:color="auto"/>
                        <w:right w:val="none" w:sz="0" w:space="0" w:color="auto"/>
                      </w:divBdr>
                    </w:div>
                    <w:div w:id="1670911234">
                      <w:marLeft w:val="0"/>
                      <w:marRight w:val="0"/>
                      <w:marTop w:val="0"/>
                      <w:marBottom w:val="0"/>
                      <w:divBdr>
                        <w:top w:val="none" w:sz="0" w:space="0" w:color="auto"/>
                        <w:left w:val="none" w:sz="0" w:space="0" w:color="auto"/>
                        <w:bottom w:val="none" w:sz="0" w:space="0" w:color="auto"/>
                        <w:right w:val="none" w:sz="0" w:space="0" w:color="auto"/>
                      </w:divBdr>
                    </w:div>
                    <w:div w:id="169375890">
                      <w:marLeft w:val="0"/>
                      <w:marRight w:val="0"/>
                      <w:marTop w:val="0"/>
                      <w:marBottom w:val="0"/>
                      <w:divBdr>
                        <w:top w:val="none" w:sz="0" w:space="0" w:color="auto"/>
                        <w:left w:val="none" w:sz="0" w:space="0" w:color="auto"/>
                        <w:bottom w:val="none" w:sz="0" w:space="0" w:color="auto"/>
                        <w:right w:val="none" w:sz="0" w:space="0" w:color="auto"/>
                      </w:divBdr>
                    </w:div>
                    <w:div w:id="344596086">
                      <w:marLeft w:val="0"/>
                      <w:marRight w:val="0"/>
                      <w:marTop w:val="0"/>
                      <w:marBottom w:val="0"/>
                      <w:divBdr>
                        <w:top w:val="none" w:sz="0" w:space="0" w:color="auto"/>
                        <w:left w:val="none" w:sz="0" w:space="0" w:color="auto"/>
                        <w:bottom w:val="none" w:sz="0" w:space="0" w:color="auto"/>
                        <w:right w:val="none" w:sz="0" w:space="0" w:color="auto"/>
                      </w:divBdr>
                    </w:div>
                    <w:div w:id="624428090">
                      <w:marLeft w:val="0"/>
                      <w:marRight w:val="0"/>
                      <w:marTop w:val="0"/>
                      <w:marBottom w:val="0"/>
                      <w:divBdr>
                        <w:top w:val="none" w:sz="0" w:space="0" w:color="auto"/>
                        <w:left w:val="none" w:sz="0" w:space="0" w:color="auto"/>
                        <w:bottom w:val="none" w:sz="0" w:space="0" w:color="auto"/>
                        <w:right w:val="none" w:sz="0" w:space="0" w:color="auto"/>
                      </w:divBdr>
                    </w:div>
                    <w:div w:id="655382149">
                      <w:marLeft w:val="0"/>
                      <w:marRight w:val="0"/>
                      <w:marTop w:val="0"/>
                      <w:marBottom w:val="0"/>
                      <w:divBdr>
                        <w:top w:val="none" w:sz="0" w:space="0" w:color="auto"/>
                        <w:left w:val="none" w:sz="0" w:space="0" w:color="auto"/>
                        <w:bottom w:val="none" w:sz="0" w:space="0" w:color="auto"/>
                        <w:right w:val="none" w:sz="0" w:space="0" w:color="auto"/>
                      </w:divBdr>
                    </w:div>
                    <w:div w:id="1087073966">
                      <w:marLeft w:val="0"/>
                      <w:marRight w:val="0"/>
                      <w:marTop w:val="0"/>
                      <w:marBottom w:val="0"/>
                      <w:divBdr>
                        <w:top w:val="none" w:sz="0" w:space="0" w:color="auto"/>
                        <w:left w:val="none" w:sz="0" w:space="0" w:color="auto"/>
                        <w:bottom w:val="none" w:sz="0" w:space="0" w:color="auto"/>
                        <w:right w:val="none" w:sz="0" w:space="0" w:color="auto"/>
                      </w:divBdr>
                    </w:div>
                    <w:div w:id="797332419">
                      <w:marLeft w:val="0"/>
                      <w:marRight w:val="0"/>
                      <w:marTop w:val="0"/>
                      <w:marBottom w:val="0"/>
                      <w:divBdr>
                        <w:top w:val="none" w:sz="0" w:space="0" w:color="auto"/>
                        <w:left w:val="none" w:sz="0" w:space="0" w:color="auto"/>
                        <w:bottom w:val="none" w:sz="0" w:space="0" w:color="auto"/>
                        <w:right w:val="none" w:sz="0" w:space="0" w:color="auto"/>
                      </w:divBdr>
                    </w:div>
                    <w:div w:id="28263312">
                      <w:marLeft w:val="0"/>
                      <w:marRight w:val="0"/>
                      <w:marTop w:val="0"/>
                      <w:marBottom w:val="0"/>
                      <w:divBdr>
                        <w:top w:val="none" w:sz="0" w:space="0" w:color="auto"/>
                        <w:left w:val="none" w:sz="0" w:space="0" w:color="auto"/>
                        <w:bottom w:val="none" w:sz="0" w:space="0" w:color="auto"/>
                        <w:right w:val="none" w:sz="0" w:space="0" w:color="auto"/>
                      </w:divBdr>
                    </w:div>
                    <w:div w:id="380248213">
                      <w:marLeft w:val="0"/>
                      <w:marRight w:val="0"/>
                      <w:marTop w:val="0"/>
                      <w:marBottom w:val="0"/>
                      <w:divBdr>
                        <w:top w:val="none" w:sz="0" w:space="0" w:color="auto"/>
                        <w:left w:val="none" w:sz="0" w:space="0" w:color="auto"/>
                        <w:bottom w:val="none" w:sz="0" w:space="0" w:color="auto"/>
                        <w:right w:val="none" w:sz="0" w:space="0" w:color="auto"/>
                      </w:divBdr>
                    </w:div>
                    <w:div w:id="2002851553">
                      <w:marLeft w:val="0"/>
                      <w:marRight w:val="0"/>
                      <w:marTop w:val="0"/>
                      <w:marBottom w:val="0"/>
                      <w:divBdr>
                        <w:top w:val="none" w:sz="0" w:space="0" w:color="auto"/>
                        <w:left w:val="none" w:sz="0" w:space="0" w:color="auto"/>
                        <w:bottom w:val="none" w:sz="0" w:space="0" w:color="auto"/>
                        <w:right w:val="none" w:sz="0" w:space="0" w:color="auto"/>
                      </w:divBdr>
                    </w:div>
                    <w:div w:id="937978953">
                      <w:marLeft w:val="0"/>
                      <w:marRight w:val="0"/>
                      <w:marTop w:val="0"/>
                      <w:marBottom w:val="0"/>
                      <w:divBdr>
                        <w:top w:val="none" w:sz="0" w:space="0" w:color="auto"/>
                        <w:left w:val="none" w:sz="0" w:space="0" w:color="auto"/>
                        <w:bottom w:val="none" w:sz="0" w:space="0" w:color="auto"/>
                        <w:right w:val="none" w:sz="0" w:space="0" w:color="auto"/>
                      </w:divBdr>
                    </w:div>
                    <w:div w:id="1133331200">
                      <w:marLeft w:val="0"/>
                      <w:marRight w:val="0"/>
                      <w:marTop w:val="0"/>
                      <w:marBottom w:val="0"/>
                      <w:divBdr>
                        <w:top w:val="none" w:sz="0" w:space="0" w:color="auto"/>
                        <w:left w:val="none" w:sz="0" w:space="0" w:color="auto"/>
                        <w:bottom w:val="none" w:sz="0" w:space="0" w:color="auto"/>
                        <w:right w:val="none" w:sz="0" w:space="0" w:color="auto"/>
                      </w:divBdr>
                    </w:div>
                    <w:div w:id="1762219282">
                      <w:marLeft w:val="0"/>
                      <w:marRight w:val="0"/>
                      <w:marTop w:val="0"/>
                      <w:marBottom w:val="0"/>
                      <w:divBdr>
                        <w:top w:val="none" w:sz="0" w:space="0" w:color="auto"/>
                        <w:left w:val="none" w:sz="0" w:space="0" w:color="auto"/>
                        <w:bottom w:val="none" w:sz="0" w:space="0" w:color="auto"/>
                        <w:right w:val="none" w:sz="0" w:space="0" w:color="auto"/>
                      </w:divBdr>
                    </w:div>
                    <w:div w:id="715273676">
                      <w:marLeft w:val="0"/>
                      <w:marRight w:val="0"/>
                      <w:marTop w:val="0"/>
                      <w:marBottom w:val="0"/>
                      <w:divBdr>
                        <w:top w:val="none" w:sz="0" w:space="0" w:color="auto"/>
                        <w:left w:val="none" w:sz="0" w:space="0" w:color="auto"/>
                        <w:bottom w:val="none" w:sz="0" w:space="0" w:color="auto"/>
                        <w:right w:val="none" w:sz="0" w:space="0" w:color="auto"/>
                      </w:divBdr>
                    </w:div>
                    <w:div w:id="2083675318">
                      <w:marLeft w:val="0"/>
                      <w:marRight w:val="0"/>
                      <w:marTop w:val="0"/>
                      <w:marBottom w:val="0"/>
                      <w:divBdr>
                        <w:top w:val="none" w:sz="0" w:space="0" w:color="auto"/>
                        <w:left w:val="none" w:sz="0" w:space="0" w:color="auto"/>
                        <w:bottom w:val="none" w:sz="0" w:space="0" w:color="auto"/>
                        <w:right w:val="none" w:sz="0" w:space="0" w:color="auto"/>
                      </w:divBdr>
                    </w:div>
                    <w:div w:id="1609853502">
                      <w:marLeft w:val="0"/>
                      <w:marRight w:val="0"/>
                      <w:marTop w:val="0"/>
                      <w:marBottom w:val="0"/>
                      <w:divBdr>
                        <w:top w:val="none" w:sz="0" w:space="0" w:color="auto"/>
                        <w:left w:val="none" w:sz="0" w:space="0" w:color="auto"/>
                        <w:bottom w:val="none" w:sz="0" w:space="0" w:color="auto"/>
                        <w:right w:val="none" w:sz="0" w:space="0" w:color="auto"/>
                      </w:divBdr>
                    </w:div>
                    <w:div w:id="1816221433">
                      <w:marLeft w:val="0"/>
                      <w:marRight w:val="0"/>
                      <w:marTop w:val="0"/>
                      <w:marBottom w:val="0"/>
                      <w:divBdr>
                        <w:top w:val="none" w:sz="0" w:space="0" w:color="auto"/>
                        <w:left w:val="none" w:sz="0" w:space="0" w:color="auto"/>
                        <w:bottom w:val="none" w:sz="0" w:space="0" w:color="auto"/>
                        <w:right w:val="none" w:sz="0" w:space="0" w:color="auto"/>
                      </w:divBdr>
                    </w:div>
                    <w:div w:id="78468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644641">
          <w:marLeft w:val="0"/>
          <w:marRight w:val="0"/>
          <w:marTop w:val="0"/>
          <w:marBottom w:val="0"/>
          <w:divBdr>
            <w:top w:val="none" w:sz="0" w:space="0" w:color="auto"/>
            <w:left w:val="none" w:sz="0" w:space="0" w:color="auto"/>
            <w:bottom w:val="none" w:sz="0" w:space="0" w:color="auto"/>
            <w:right w:val="none" w:sz="0" w:space="0" w:color="auto"/>
          </w:divBdr>
          <w:divsChild>
            <w:div w:id="1922711508">
              <w:marLeft w:val="0"/>
              <w:marRight w:val="0"/>
              <w:marTop w:val="0"/>
              <w:marBottom w:val="0"/>
              <w:divBdr>
                <w:top w:val="none" w:sz="0" w:space="0" w:color="auto"/>
                <w:left w:val="none" w:sz="0" w:space="0" w:color="auto"/>
                <w:bottom w:val="none" w:sz="0" w:space="0" w:color="auto"/>
                <w:right w:val="none" w:sz="0" w:space="0" w:color="auto"/>
              </w:divBdr>
              <w:divsChild>
                <w:div w:id="1207375903">
                  <w:marLeft w:val="0"/>
                  <w:marRight w:val="0"/>
                  <w:marTop w:val="0"/>
                  <w:marBottom w:val="0"/>
                  <w:divBdr>
                    <w:top w:val="none" w:sz="0" w:space="0" w:color="auto"/>
                    <w:left w:val="none" w:sz="0" w:space="0" w:color="auto"/>
                    <w:bottom w:val="none" w:sz="0" w:space="0" w:color="auto"/>
                    <w:right w:val="none" w:sz="0" w:space="0" w:color="auto"/>
                  </w:divBdr>
                  <w:divsChild>
                    <w:div w:id="1221213966">
                      <w:marLeft w:val="0"/>
                      <w:marRight w:val="0"/>
                      <w:marTop w:val="0"/>
                      <w:marBottom w:val="0"/>
                      <w:divBdr>
                        <w:top w:val="none" w:sz="0" w:space="0" w:color="auto"/>
                        <w:left w:val="none" w:sz="0" w:space="0" w:color="auto"/>
                        <w:bottom w:val="none" w:sz="0" w:space="0" w:color="auto"/>
                        <w:right w:val="none" w:sz="0" w:space="0" w:color="auto"/>
                      </w:divBdr>
                    </w:div>
                    <w:div w:id="694043708">
                      <w:marLeft w:val="0"/>
                      <w:marRight w:val="0"/>
                      <w:marTop w:val="0"/>
                      <w:marBottom w:val="0"/>
                      <w:divBdr>
                        <w:top w:val="none" w:sz="0" w:space="0" w:color="auto"/>
                        <w:left w:val="none" w:sz="0" w:space="0" w:color="auto"/>
                        <w:bottom w:val="none" w:sz="0" w:space="0" w:color="auto"/>
                        <w:right w:val="none" w:sz="0" w:space="0" w:color="auto"/>
                      </w:divBdr>
                    </w:div>
                    <w:div w:id="1254893104">
                      <w:marLeft w:val="0"/>
                      <w:marRight w:val="0"/>
                      <w:marTop w:val="0"/>
                      <w:marBottom w:val="0"/>
                      <w:divBdr>
                        <w:top w:val="none" w:sz="0" w:space="0" w:color="auto"/>
                        <w:left w:val="none" w:sz="0" w:space="0" w:color="auto"/>
                        <w:bottom w:val="none" w:sz="0" w:space="0" w:color="auto"/>
                        <w:right w:val="none" w:sz="0" w:space="0" w:color="auto"/>
                      </w:divBdr>
                    </w:div>
                    <w:div w:id="508301992">
                      <w:marLeft w:val="0"/>
                      <w:marRight w:val="0"/>
                      <w:marTop w:val="0"/>
                      <w:marBottom w:val="0"/>
                      <w:divBdr>
                        <w:top w:val="none" w:sz="0" w:space="0" w:color="auto"/>
                        <w:left w:val="none" w:sz="0" w:space="0" w:color="auto"/>
                        <w:bottom w:val="none" w:sz="0" w:space="0" w:color="auto"/>
                        <w:right w:val="none" w:sz="0" w:space="0" w:color="auto"/>
                      </w:divBdr>
                    </w:div>
                    <w:div w:id="1263152459">
                      <w:marLeft w:val="0"/>
                      <w:marRight w:val="0"/>
                      <w:marTop w:val="0"/>
                      <w:marBottom w:val="0"/>
                      <w:divBdr>
                        <w:top w:val="none" w:sz="0" w:space="0" w:color="auto"/>
                        <w:left w:val="none" w:sz="0" w:space="0" w:color="auto"/>
                        <w:bottom w:val="none" w:sz="0" w:space="0" w:color="auto"/>
                        <w:right w:val="none" w:sz="0" w:space="0" w:color="auto"/>
                      </w:divBdr>
                    </w:div>
                    <w:div w:id="1005981652">
                      <w:marLeft w:val="0"/>
                      <w:marRight w:val="0"/>
                      <w:marTop w:val="0"/>
                      <w:marBottom w:val="0"/>
                      <w:divBdr>
                        <w:top w:val="none" w:sz="0" w:space="0" w:color="auto"/>
                        <w:left w:val="none" w:sz="0" w:space="0" w:color="auto"/>
                        <w:bottom w:val="none" w:sz="0" w:space="0" w:color="auto"/>
                        <w:right w:val="none" w:sz="0" w:space="0" w:color="auto"/>
                      </w:divBdr>
                    </w:div>
                    <w:div w:id="1041321783">
                      <w:marLeft w:val="0"/>
                      <w:marRight w:val="0"/>
                      <w:marTop w:val="0"/>
                      <w:marBottom w:val="0"/>
                      <w:divBdr>
                        <w:top w:val="none" w:sz="0" w:space="0" w:color="auto"/>
                        <w:left w:val="none" w:sz="0" w:space="0" w:color="auto"/>
                        <w:bottom w:val="none" w:sz="0" w:space="0" w:color="auto"/>
                        <w:right w:val="none" w:sz="0" w:space="0" w:color="auto"/>
                      </w:divBdr>
                    </w:div>
                    <w:div w:id="465391793">
                      <w:marLeft w:val="0"/>
                      <w:marRight w:val="0"/>
                      <w:marTop w:val="0"/>
                      <w:marBottom w:val="0"/>
                      <w:divBdr>
                        <w:top w:val="none" w:sz="0" w:space="0" w:color="auto"/>
                        <w:left w:val="none" w:sz="0" w:space="0" w:color="auto"/>
                        <w:bottom w:val="none" w:sz="0" w:space="0" w:color="auto"/>
                        <w:right w:val="none" w:sz="0" w:space="0" w:color="auto"/>
                      </w:divBdr>
                    </w:div>
                    <w:div w:id="1221599760">
                      <w:marLeft w:val="0"/>
                      <w:marRight w:val="0"/>
                      <w:marTop w:val="0"/>
                      <w:marBottom w:val="0"/>
                      <w:divBdr>
                        <w:top w:val="none" w:sz="0" w:space="0" w:color="auto"/>
                        <w:left w:val="none" w:sz="0" w:space="0" w:color="auto"/>
                        <w:bottom w:val="none" w:sz="0" w:space="0" w:color="auto"/>
                        <w:right w:val="none" w:sz="0" w:space="0" w:color="auto"/>
                      </w:divBdr>
                    </w:div>
                    <w:div w:id="1424834987">
                      <w:marLeft w:val="0"/>
                      <w:marRight w:val="0"/>
                      <w:marTop w:val="0"/>
                      <w:marBottom w:val="0"/>
                      <w:divBdr>
                        <w:top w:val="none" w:sz="0" w:space="0" w:color="auto"/>
                        <w:left w:val="none" w:sz="0" w:space="0" w:color="auto"/>
                        <w:bottom w:val="none" w:sz="0" w:space="0" w:color="auto"/>
                        <w:right w:val="none" w:sz="0" w:space="0" w:color="auto"/>
                      </w:divBdr>
                    </w:div>
                    <w:div w:id="1722247587">
                      <w:marLeft w:val="0"/>
                      <w:marRight w:val="0"/>
                      <w:marTop w:val="0"/>
                      <w:marBottom w:val="0"/>
                      <w:divBdr>
                        <w:top w:val="none" w:sz="0" w:space="0" w:color="auto"/>
                        <w:left w:val="none" w:sz="0" w:space="0" w:color="auto"/>
                        <w:bottom w:val="none" w:sz="0" w:space="0" w:color="auto"/>
                        <w:right w:val="none" w:sz="0" w:space="0" w:color="auto"/>
                      </w:divBdr>
                    </w:div>
                    <w:div w:id="834995143">
                      <w:marLeft w:val="0"/>
                      <w:marRight w:val="0"/>
                      <w:marTop w:val="0"/>
                      <w:marBottom w:val="0"/>
                      <w:divBdr>
                        <w:top w:val="none" w:sz="0" w:space="0" w:color="auto"/>
                        <w:left w:val="none" w:sz="0" w:space="0" w:color="auto"/>
                        <w:bottom w:val="none" w:sz="0" w:space="0" w:color="auto"/>
                        <w:right w:val="none" w:sz="0" w:space="0" w:color="auto"/>
                      </w:divBdr>
                    </w:div>
                    <w:div w:id="2006787224">
                      <w:marLeft w:val="0"/>
                      <w:marRight w:val="0"/>
                      <w:marTop w:val="0"/>
                      <w:marBottom w:val="0"/>
                      <w:divBdr>
                        <w:top w:val="none" w:sz="0" w:space="0" w:color="auto"/>
                        <w:left w:val="none" w:sz="0" w:space="0" w:color="auto"/>
                        <w:bottom w:val="none" w:sz="0" w:space="0" w:color="auto"/>
                        <w:right w:val="none" w:sz="0" w:space="0" w:color="auto"/>
                      </w:divBdr>
                    </w:div>
                    <w:div w:id="1526938278">
                      <w:marLeft w:val="0"/>
                      <w:marRight w:val="0"/>
                      <w:marTop w:val="0"/>
                      <w:marBottom w:val="0"/>
                      <w:divBdr>
                        <w:top w:val="none" w:sz="0" w:space="0" w:color="auto"/>
                        <w:left w:val="none" w:sz="0" w:space="0" w:color="auto"/>
                        <w:bottom w:val="none" w:sz="0" w:space="0" w:color="auto"/>
                        <w:right w:val="none" w:sz="0" w:space="0" w:color="auto"/>
                      </w:divBdr>
                    </w:div>
                    <w:div w:id="82848410">
                      <w:marLeft w:val="0"/>
                      <w:marRight w:val="0"/>
                      <w:marTop w:val="0"/>
                      <w:marBottom w:val="0"/>
                      <w:divBdr>
                        <w:top w:val="none" w:sz="0" w:space="0" w:color="auto"/>
                        <w:left w:val="none" w:sz="0" w:space="0" w:color="auto"/>
                        <w:bottom w:val="none" w:sz="0" w:space="0" w:color="auto"/>
                        <w:right w:val="none" w:sz="0" w:space="0" w:color="auto"/>
                      </w:divBdr>
                    </w:div>
                    <w:div w:id="1732733068">
                      <w:marLeft w:val="0"/>
                      <w:marRight w:val="0"/>
                      <w:marTop w:val="0"/>
                      <w:marBottom w:val="0"/>
                      <w:divBdr>
                        <w:top w:val="none" w:sz="0" w:space="0" w:color="auto"/>
                        <w:left w:val="none" w:sz="0" w:space="0" w:color="auto"/>
                        <w:bottom w:val="none" w:sz="0" w:space="0" w:color="auto"/>
                        <w:right w:val="none" w:sz="0" w:space="0" w:color="auto"/>
                      </w:divBdr>
                    </w:div>
                    <w:div w:id="1619337406">
                      <w:marLeft w:val="0"/>
                      <w:marRight w:val="0"/>
                      <w:marTop w:val="0"/>
                      <w:marBottom w:val="0"/>
                      <w:divBdr>
                        <w:top w:val="none" w:sz="0" w:space="0" w:color="auto"/>
                        <w:left w:val="none" w:sz="0" w:space="0" w:color="auto"/>
                        <w:bottom w:val="none" w:sz="0" w:space="0" w:color="auto"/>
                        <w:right w:val="none" w:sz="0" w:space="0" w:color="auto"/>
                      </w:divBdr>
                    </w:div>
                    <w:div w:id="813596078">
                      <w:marLeft w:val="0"/>
                      <w:marRight w:val="0"/>
                      <w:marTop w:val="0"/>
                      <w:marBottom w:val="0"/>
                      <w:divBdr>
                        <w:top w:val="none" w:sz="0" w:space="0" w:color="auto"/>
                        <w:left w:val="none" w:sz="0" w:space="0" w:color="auto"/>
                        <w:bottom w:val="none" w:sz="0" w:space="0" w:color="auto"/>
                        <w:right w:val="none" w:sz="0" w:space="0" w:color="auto"/>
                      </w:divBdr>
                    </w:div>
                    <w:div w:id="449593863">
                      <w:marLeft w:val="0"/>
                      <w:marRight w:val="0"/>
                      <w:marTop w:val="0"/>
                      <w:marBottom w:val="0"/>
                      <w:divBdr>
                        <w:top w:val="none" w:sz="0" w:space="0" w:color="auto"/>
                        <w:left w:val="none" w:sz="0" w:space="0" w:color="auto"/>
                        <w:bottom w:val="none" w:sz="0" w:space="0" w:color="auto"/>
                        <w:right w:val="none" w:sz="0" w:space="0" w:color="auto"/>
                      </w:divBdr>
                    </w:div>
                    <w:div w:id="736512798">
                      <w:marLeft w:val="0"/>
                      <w:marRight w:val="0"/>
                      <w:marTop w:val="0"/>
                      <w:marBottom w:val="0"/>
                      <w:divBdr>
                        <w:top w:val="none" w:sz="0" w:space="0" w:color="auto"/>
                        <w:left w:val="none" w:sz="0" w:space="0" w:color="auto"/>
                        <w:bottom w:val="none" w:sz="0" w:space="0" w:color="auto"/>
                        <w:right w:val="none" w:sz="0" w:space="0" w:color="auto"/>
                      </w:divBdr>
                    </w:div>
                    <w:div w:id="1276329632">
                      <w:marLeft w:val="0"/>
                      <w:marRight w:val="0"/>
                      <w:marTop w:val="0"/>
                      <w:marBottom w:val="0"/>
                      <w:divBdr>
                        <w:top w:val="none" w:sz="0" w:space="0" w:color="auto"/>
                        <w:left w:val="none" w:sz="0" w:space="0" w:color="auto"/>
                        <w:bottom w:val="none" w:sz="0" w:space="0" w:color="auto"/>
                        <w:right w:val="none" w:sz="0" w:space="0" w:color="auto"/>
                      </w:divBdr>
                    </w:div>
                    <w:div w:id="146168936">
                      <w:marLeft w:val="0"/>
                      <w:marRight w:val="0"/>
                      <w:marTop w:val="0"/>
                      <w:marBottom w:val="0"/>
                      <w:divBdr>
                        <w:top w:val="none" w:sz="0" w:space="0" w:color="auto"/>
                        <w:left w:val="none" w:sz="0" w:space="0" w:color="auto"/>
                        <w:bottom w:val="none" w:sz="0" w:space="0" w:color="auto"/>
                        <w:right w:val="none" w:sz="0" w:space="0" w:color="auto"/>
                      </w:divBdr>
                    </w:div>
                    <w:div w:id="742525456">
                      <w:marLeft w:val="0"/>
                      <w:marRight w:val="0"/>
                      <w:marTop w:val="0"/>
                      <w:marBottom w:val="0"/>
                      <w:divBdr>
                        <w:top w:val="none" w:sz="0" w:space="0" w:color="auto"/>
                        <w:left w:val="none" w:sz="0" w:space="0" w:color="auto"/>
                        <w:bottom w:val="none" w:sz="0" w:space="0" w:color="auto"/>
                        <w:right w:val="none" w:sz="0" w:space="0" w:color="auto"/>
                      </w:divBdr>
                    </w:div>
                    <w:div w:id="331299786">
                      <w:marLeft w:val="0"/>
                      <w:marRight w:val="0"/>
                      <w:marTop w:val="0"/>
                      <w:marBottom w:val="0"/>
                      <w:divBdr>
                        <w:top w:val="none" w:sz="0" w:space="0" w:color="auto"/>
                        <w:left w:val="none" w:sz="0" w:space="0" w:color="auto"/>
                        <w:bottom w:val="none" w:sz="0" w:space="0" w:color="auto"/>
                        <w:right w:val="none" w:sz="0" w:space="0" w:color="auto"/>
                      </w:divBdr>
                    </w:div>
                    <w:div w:id="1592734342">
                      <w:marLeft w:val="0"/>
                      <w:marRight w:val="0"/>
                      <w:marTop w:val="0"/>
                      <w:marBottom w:val="0"/>
                      <w:divBdr>
                        <w:top w:val="none" w:sz="0" w:space="0" w:color="auto"/>
                        <w:left w:val="none" w:sz="0" w:space="0" w:color="auto"/>
                        <w:bottom w:val="none" w:sz="0" w:space="0" w:color="auto"/>
                        <w:right w:val="none" w:sz="0" w:space="0" w:color="auto"/>
                      </w:divBdr>
                    </w:div>
                    <w:div w:id="1196232602">
                      <w:marLeft w:val="0"/>
                      <w:marRight w:val="0"/>
                      <w:marTop w:val="0"/>
                      <w:marBottom w:val="0"/>
                      <w:divBdr>
                        <w:top w:val="none" w:sz="0" w:space="0" w:color="auto"/>
                        <w:left w:val="none" w:sz="0" w:space="0" w:color="auto"/>
                        <w:bottom w:val="none" w:sz="0" w:space="0" w:color="auto"/>
                        <w:right w:val="none" w:sz="0" w:space="0" w:color="auto"/>
                      </w:divBdr>
                    </w:div>
                    <w:div w:id="128254128">
                      <w:marLeft w:val="0"/>
                      <w:marRight w:val="0"/>
                      <w:marTop w:val="0"/>
                      <w:marBottom w:val="0"/>
                      <w:divBdr>
                        <w:top w:val="none" w:sz="0" w:space="0" w:color="auto"/>
                        <w:left w:val="none" w:sz="0" w:space="0" w:color="auto"/>
                        <w:bottom w:val="none" w:sz="0" w:space="0" w:color="auto"/>
                        <w:right w:val="none" w:sz="0" w:space="0" w:color="auto"/>
                      </w:divBdr>
                    </w:div>
                    <w:div w:id="1633050420">
                      <w:marLeft w:val="0"/>
                      <w:marRight w:val="0"/>
                      <w:marTop w:val="0"/>
                      <w:marBottom w:val="0"/>
                      <w:divBdr>
                        <w:top w:val="none" w:sz="0" w:space="0" w:color="auto"/>
                        <w:left w:val="none" w:sz="0" w:space="0" w:color="auto"/>
                        <w:bottom w:val="none" w:sz="0" w:space="0" w:color="auto"/>
                        <w:right w:val="none" w:sz="0" w:space="0" w:color="auto"/>
                      </w:divBdr>
                    </w:div>
                    <w:div w:id="1749958148">
                      <w:marLeft w:val="0"/>
                      <w:marRight w:val="0"/>
                      <w:marTop w:val="0"/>
                      <w:marBottom w:val="0"/>
                      <w:divBdr>
                        <w:top w:val="none" w:sz="0" w:space="0" w:color="auto"/>
                        <w:left w:val="none" w:sz="0" w:space="0" w:color="auto"/>
                        <w:bottom w:val="none" w:sz="0" w:space="0" w:color="auto"/>
                        <w:right w:val="none" w:sz="0" w:space="0" w:color="auto"/>
                      </w:divBdr>
                    </w:div>
                    <w:div w:id="1002204129">
                      <w:marLeft w:val="0"/>
                      <w:marRight w:val="0"/>
                      <w:marTop w:val="0"/>
                      <w:marBottom w:val="0"/>
                      <w:divBdr>
                        <w:top w:val="none" w:sz="0" w:space="0" w:color="auto"/>
                        <w:left w:val="none" w:sz="0" w:space="0" w:color="auto"/>
                        <w:bottom w:val="none" w:sz="0" w:space="0" w:color="auto"/>
                        <w:right w:val="none" w:sz="0" w:space="0" w:color="auto"/>
                      </w:divBdr>
                    </w:div>
                    <w:div w:id="1006438074">
                      <w:marLeft w:val="0"/>
                      <w:marRight w:val="0"/>
                      <w:marTop w:val="0"/>
                      <w:marBottom w:val="0"/>
                      <w:divBdr>
                        <w:top w:val="none" w:sz="0" w:space="0" w:color="auto"/>
                        <w:left w:val="none" w:sz="0" w:space="0" w:color="auto"/>
                        <w:bottom w:val="none" w:sz="0" w:space="0" w:color="auto"/>
                        <w:right w:val="none" w:sz="0" w:space="0" w:color="auto"/>
                      </w:divBdr>
                    </w:div>
                    <w:div w:id="485317811">
                      <w:marLeft w:val="0"/>
                      <w:marRight w:val="0"/>
                      <w:marTop w:val="0"/>
                      <w:marBottom w:val="0"/>
                      <w:divBdr>
                        <w:top w:val="none" w:sz="0" w:space="0" w:color="auto"/>
                        <w:left w:val="none" w:sz="0" w:space="0" w:color="auto"/>
                        <w:bottom w:val="none" w:sz="0" w:space="0" w:color="auto"/>
                        <w:right w:val="none" w:sz="0" w:space="0" w:color="auto"/>
                      </w:divBdr>
                    </w:div>
                    <w:div w:id="1561554946">
                      <w:marLeft w:val="0"/>
                      <w:marRight w:val="0"/>
                      <w:marTop w:val="0"/>
                      <w:marBottom w:val="0"/>
                      <w:divBdr>
                        <w:top w:val="none" w:sz="0" w:space="0" w:color="auto"/>
                        <w:left w:val="none" w:sz="0" w:space="0" w:color="auto"/>
                        <w:bottom w:val="none" w:sz="0" w:space="0" w:color="auto"/>
                        <w:right w:val="none" w:sz="0" w:space="0" w:color="auto"/>
                      </w:divBdr>
                    </w:div>
                    <w:div w:id="947468002">
                      <w:marLeft w:val="0"/>
                      <w:marRight w:val="0"/>
                      <w:marTop w:val="0"/>
                      <w:marBottom w:val="0"/>
                      <w:divBdr>
                        <w:top w:val="none" w:sz="0" w:space="0" w:color="auto"/>
                        <w:left w:val="none" w:sz="0" w:space="0" w:color="auto"/>
                        <w:bottom w:val="none" w:sz="0" w:space="0" w:color="auto"/>
                        <w:right w:val="none" w:sz="0" w:space="0" w:color="auto"/>
                      </w:divBdr>
                    </w:div>
                    <w:div w:id="152645378">
                      <w:marLeft w:val="0"/>
                      <w:marRight w:val="0"/>
                      <w:marTop w:val="0"/>
                      <w:marBottom w:val="0"/>
                      <w:divBdr>
                        <w:top w:val="none" w:sz="0" w:space="0" w:color="auto"/>
                        <w:left w:val="none" w:sz="0" w:space="0" w:color="auto"/>
                        <w:bottom w:val="none" w:sz="0" w:space="0" w:color="auto"/>
                        <w:right w:val="none" w:sz="0" w:space="0" w:color="auto"/>
                      </w:divBdr>
                    </w:div>
                    <w:div w:id="1837649798">
                      <w:marLeft w:val="0"/>
                      <w:marRight w:val="0"/>
                      <w:marTop w:val="0"/>
                      <w:marBottom w:val="0"/>
                      <w:divBdr>
                        <w:top w:val="none" w:sz="0" w:space="0" w:color="auto"/>
                        <w:left w:val="none" w:sz="0" w:space="0" w:color="auto"/>
                        <w:bottom w:val="none" w:sz="0" w:space="0" w:color="auto"/>
                        <w:right w:val="none" w:sz="0" w:space="0" w:color="auto"/>
                      </w:divBdr>
                    </w:div>
                    <w:div w:id="1801462302">
                      <w:marLeft w:val="0"/>
                      <w:marRight w:val="0"/>
                      <w:marTop w:val="0"/>
                      <w:marBottom w:val="0"/>
                      <w:divBdr>
                        <w:top w:val="none" w:sz="0" w:space="0" w:color="auto"/>
                        <w:left w:val="none" w:sz="0" w:space="0" w:color="auto"/>
                        <w:bottom w:val="none" w:sz="0" w:space="0" w:color="auto"/>
                        <w:right w:val="none" w:sz="0" w:space="0" w:color="auto"/>
                      </w:divBdr>
                    </w:div>
                    <w:div w:id="1863081237">
                      <w:marLeft w:val="0"/>
                      <w:marRight w:val="0"/>
                      <w:marTop w:val="0"/>
                      <w:marBottom w:val="0"/>
                      <w:divBdr>
                        <w:top w:val="none" w:sz="0" w:space="0" w:color="auto"/>
                        <w:left w:val="none" w:sz="0" w:space="0" w:color="auto"/>
                        <w:bottom w:val="none" w:sz="0" w:space="0" w:color="auto"/>
                        <w:right w:val="none" w:sz="0" w:space="0" w:color="auto"/>
                      </w:divBdr>
                    </w:div>
                    <w:div w:id="598100669">
                      <w:marLeft w:val="0"/>
                      <w:marRight w:val="0"/>
                      <w:marTop w:val="0"/>
                      <w:marBottom w:val="0"/>
                      <w:divBdr>
                        <w:top w:val="none" w:sz="0" w:space="0" w:color="auto"/>
                        <w:left w:val="none" w:sz="0" w:space="0" w:color="auto"/>
                        <w:bottom w:val="none" w:sz="0" w:space="0" w:color="auto"/>
                        <w:right w:val="none" w:sz="0" w:space="0" w:color="auto"/>
                      </w:divBdr>
                    </w:div>
                    <w:div w:id="1400982729">
                      <w:marLeft w:val="0"/>
                      <w:marRight w:val="0"/>
                      <w:marTop w:val="0"/>
                      <w:marBottom w:val="0"/>
                      <w:divBdr>
                        <w:top w:val="none" w:sz="0" w:space="0" w:color="auto"/>
                        <w:left w:val="none" w:sz="0" w:space="0" w:color="auto"/>
                        <w:bottom w:val="none" w:sz="0" w:space="0" w:color="auto"/>
                        <w:right w:val="none" w:sz="0" w:space="0" w:color="auto"/>
                      </w:divBdr>
                    </w:div>
                    <w:div w:id="1442527119">
                      <w:marLeft w:val="0"/>
                      <w:marRight w:val="0"/>
                      <w:marTop w:val="0"/>
                      <w:marBottom w:val="0"/>
                      <w:divBdr>
                        <w:top w:val="none" w:sz="0" w:space="0" w:color="auto"/>
                        <w:left w:val="none" w:sz="0" w:space="0" w:color="auto"/>
                        <w:bottom w:val="none" w:sz="0" w:space="0" w:color="auto"/>
                        <w:right w:val="none" w:sz="0" w:space="0" w:color="auto"/>
                      </w:divBdr>
                    </w:div>
                    <w:div w:id="1858277022">
                      <w:marLeft w:val="0"/>
                      <w:marRight w:val="0"/>
                      <w:marTop w:val="0"/>
                      <w:marBottom w:val="0"/>
                      <w:divBdr>
                        <w:top w:val="none" w:sz="0" w:space="0" w:color="auto"/>
                        <w:left w:val="none" w:sz="0" w:space="0" w:color="auto"/>
                        <w:bottom w:val="none" w:sz="0" w:space="0" w:color="auto"/>
                        <w:right w:val="none" w:sz="0" w:space="0" w:color="auto"/>
                      </w:divBdr>
                    </w:div>
                    <w:div w:id="1589269252">
                      <w:marLeft w:val="0"/>
                      <w:marRight w:val="0"/>
                      <w:marTop w:val="0"/>
                      <w:marBottom w:val="0"/>
                      <w:divBdr>
                        <w:top w:val="none" w:sz="0" w:space="0" w:color="auto"/>
                        <w:left w:val="none" w:sz="0" w:space="0" w:color="auto"/>
                        <w:bottom w:val="none" w:sz="0" w:space="0" w:color="auto"/>
                        <w:right w:val="none" w:sz="0" w:space="0" w:color="auto"/>
                      </w:divBdr>
                    </w:div>
                    <w:div w:id="1406343916">
                      <w:marLeft w:val="0"/>
                      <w:marRight w:val="0"/>
                      <w:marTop w:val="0"/>
                      <w:marBottom w:val="0"/>
                      <w:divBdr>
                        <w:top w:val="none" w:sz="0" w:space="0" w:color="auto"/>
                        <w:left w:val="none" w:sz="0" w:space="0" w:color="auto"/>
                        <w:bottom w:val="none" w:sz="0" w:space="0" w:color="auto"/>
                        <w:right w:val="none" w:sz="0" w:space="0" w:color="auto"/>
                      </w:divBdr>
                    </w:div>
                    <w:div w:id="1823890716">
                      <w:marLeft w:val="0"/>
                      <w:marRight w:val="0"/>
                      <w:marTop w:val="0"/>
                      <w:marBottom w:val="0"/>
                      <w:divBdr>
                        <w:top w:val="none" w:sz="0" w:space="0" w:color="auto"/>
                        <w:left w:val="none" w:sz="0" w:space="0" w:color="auto"/>
                        <w:bottom w:val="none" w:sz="0" w:space="0" w:color="auto"/>
                        <w:right w:val="none" w:sz="0" w:space="0" w:color="auto"/>
                      </w:divBdr>
                    </w:div>
                    <w:div w:id="579019972">
                      <w:marLeft w:val="0"/>
                      <w:marRight w:val="0"/>
                      <w:marTop w:val="0"/>
                      <w:marBottom w:val="0"/>
                      <w:divBdr>
                        <w:top w:val="none" w:sz="0" w:space="0" w:color="auto"/>
                        <w:left w:val="none" w:sz="0" w:space="0" w:color="auto"/>
                        <w:bottom w:val="none" w:sz="0" w:space="0" w:color="auto"/>
                        <w:right w:val="none" w:sz="0" w:space="0" w:color="auto"/>
                      </w:divBdr>
                    </w:div>
                    <w:div w:id="236600987">
                      <w:marLeft w:val="0"/>
                      <w:marRight w:val="0"/>
                      <w:marTop w:val="0"/>
                      <w:marBottom w:val="0"/>
                      <w:divBdr>
                        <w:top w:val="none" w:sz="0" w:space="0" w:color="auto"/>
                        <w:left w:val="none" w:sz="0" w:space="0" w:color="auto"/>
                        <w:bottom w:val="none" w:sz="0" w:space="0" w:color="auto"/>
                        <w:right w:val="none" w:sz="0" w:space="0" w:color="auto"/>
                      </w:divBdr>
                    </w:div>
                    <w:div w:id="1450464668">
                      <w:marLeft w:val="0"/>
                      <w:marRight w:val="0"/>
                      <w:marTop w:val="0"/>
                      <w:marBottom w:val="0"/>
                      <w:divBdr>
                        <w:top w:val="none" w:sz="0" w:space="0" w:color="auto"/>
                        <w:left w:val="none" w:sz="0" w:space="0" w:color="auto"/>
                        <w:bottom w:val="none" w:sz="0" w:space="0" w:color="auto"/>
                        <w:right w:val="none" w:sz="0" w:space="0" w:color="auto"/>
                      </w:divBdr>
                    </w:div>
                    <w:div w:id="1410423311">
                      <w:marLeft w:val="0"/>
                      <w:marRight w:val="0"/>
                      <w:marTop w:val="0"/>
                      <w:marBottom w:val="0"/>
                      <w:divBdr>
                        <w:top w:val="none" w:sz="0" w:space="0" w:color="auto"/>
                        <w:left w:val="none" w:sz="0" w:space="0" w:color="auto"/>
                        <w:bottom w:val="none" w:sz="0" w:space="0" w:color="auto"/>
                        <w:right w:val="none" w:sz="0" w:space="0" w:color="auto"/>
                      </w:divBdr>
                    </w:div>
                    <w:div w:id="571040728">
                      <w:marLeft w:val="0"/>
                      <w:marRight w:val="0"/>
                      <w:marTop w:val="0"/>
                      <w:marBottom w:val="0"/>
                      <w:divBdr>
                        <w:top w:val="none" w:sz="0" w:space="0" w:color="auto"/>
                        <w:left w:val="none" w:sz="0" w:space="0" w:color="auto"/>
                        <w:bottom w:val="none" w:sz="0" w:space="0" w:color="auto"/>
                        <w:right w:val="none" w:sz="0" w:space="0" w:color="auto"/>
                      </w:divBdr>
                    </w:div>
                    <w:div w:id="2037195555">
                      <w:marLeft w:val="0"/>
                      <w:marRight w:val="0"/>
                      <w:marTop w:val="0"/>
                      <w:marBottom w:val="0"/>
                      <w:divBdr>
                        <w:top w:val="none" w:sz="0" w:space="0" w:color="auto"/>
                        <w:left w:val="none" w:sz="0" w:space="0" w:color="auto"/>
                        <w:bottom w:val="none" w:sz="0" w:space="0" w:color="auto"/>
                        <w:right w:val="none" w:sz="0" w:space="0" w:color="auto"/>
                      </w:divBdr>
                    </w:div>
                    <w:div w:id="1995717095">
                      <w:marLeft w:val="0"/>
                      <w:marRight w:val="0"/>
                      <w:marTop w:val="0"/>
                      <w:marBottom w:val="0"/>
                      <w:divBdr>
                        <w:top w:val="none" w:sz="0" w:space="0" w:color="auto"/>
                        <w:left w:val="none" w:sz="0" w:space="0" w:color="auto"/>
                        <w:bottom w:val="none" w:sz="0" w:space="0" w:color="auto"/>
                        <w:right w:val="none" w:sz="0" w:space="0" w:color="auto"/>
                      </w:divBdr>
                    </w:div>
                    <w:div w:id="2051346162">
                      <w:marLeft w:val="0"/>
                      <w:marRight w:val="0"/>
                      <w:marTop w:val="0"/>
                      <w:marBottom w:val="0"/>
                      <w:divBdr>
                        <w:top w:val="none" w:sz="0" w:space="0" w:color="auto"/>
                        <w:left w:val="none" w:sz="0" w:space="0" w:color="auto"/>
                        <w:bottom w:val="none" w:sz="0" w:space="0" w:color="auto"/>
                        <w:right w:val="none" w:sz="0" w:space="0" w:color="auto"/>
                      </w:divBdr>
                    </w:div>
                    <w:div w:id="2018271332">
                      <w:marLeft w:val="0"/>
                      <w:marRight w:val="0"/>
                      <w:marTop w:val="0"/>
                      <w:marBottom w:val="0"/>
                      <w:divBdr>
                        <w:top w:val="none" w:sz="0" w:space="0" w:color="auto"/>
                        <w:left w:val="none" w:sz="0" w:space="0" w:color="auto"/>
                        <w:bottom w:val="none" w:sz="0" w:space="0" w:color="auto"/>
                        <w:right w:val="none" w:sz="0" w:space="0" w:color="auto"/>
                      </w:divBdr>
                    </w:div>
                    <w:div w:id="191039993">
                      <w:marLeft w:val="0"/>
                      <w:marRight w:val="0"/>
                      <w:marTop w:val="0"/>
                      <w:marBottom w:val="0"/>
                      <w:divBdr>
                        <w:top w:val="none" w:sz="0" w:space="0" w:color="auto"/>
                        <w:left w:val="none" w:sz="0" w:space="0" w:color="auto"/>
                        <w:bottom w:val="none" w:sz="0" w:space="0" w:color="auto"/>
                        <w:right w:val="none" w:sz="0" w:space="0" w:color="auto"/>
                      </w:divBdr>
                    </w:div>
                    <w:div w:id="747506631">
                      <w:marLeft w:val="0"/>
                      <w:marRight w:val="0"/>
                      <w:marTop w:val="0"/>
                      <w:marBottom w:val="0"/>
                      <w:divBdr>
                        <w:top w:val="none" w:sz="0" w:space="0" w:color="auto"/>
                        <w:left w:val="none" w:sz="0" w:space="0" w:color="auto"/>
                        <w:bottom w:val="none" w:sz="0" w:space="0" w:color="auto"/>
                        <w:right w:val="none" w:sz="0" w:space="0" w:color="auto"/>
                      </w:divBdr>
                    </w:div>
                    <w:div w:id="1842890008">
                      <w:marLeft w:val="0"/>
                      <w:marRight w:val="0"/>
                      <w:marTop w:val="0"/>
                      <w:marBottom w:val="0"/>
                      <w:divBdr>
                        <w:top w:val="none" w:sz="0" w:space="0" w:color="auto"/>
                        <w:left w:val="none" w:sz="0" w:space="0" w:color="auto"/>
                        <w:bottom w:val="none" w:sz="0" w:space="0" w:color="auto"/>
                        <w:right w:val="none" w:sz="0" w:space="0" w:color="auto"/>
                      </w:divBdr>
                    </w:div>
                    <w:div w:id="1189296857">
                      <w:marLeft w:val="0"/>
                      <w:marRight w:val="0"/>
                      <w:marTop w:val="0"/>
                      <w:marBottom w:val="0"/>
                      <w:divBdr>
                        <w:top w:val="none" w:sz="0" w:space="0" w:color="auto"/>
                        <w:left w:val="none" w:sz="0" w:space="0" w:color="auto"/>
                        <w:bottom w:val="none" w:sz="0" w:space="0" w:color="auto"/>
                        <w:right w:val="none" w:sz="0" w:space="0" w:color="auto"/>
                      </w:divBdr>
                    </w:div>
                    <w:div w:id="890846804">
                      <w:marLeft w:val="0"/>
                      <w:marRight w:val="0"/>
                      <w:marTop w:val="0"/>
                      <w:marBottom w:val="0"/>
                      <w:divBdr>
                        <w:top w:val="none" w:sz="0" w:space="0" w:color="auto"/>
                        <w:left w:val="none" w:sz="0" w:space="0" w:color="auto"/>
                        <w:bottom w:val="none" w:sz="0" w:space="0" w:color="auto"/>
                        <w:right w:val="none" w:sz="0" w:space="0" w:color="auto"/>
                      </w:divBdr>
                    </w:div>
                    <w:div w:id="1115757295">
                      <w:marLeft w:val="0"/>
                      <w:marRight w:val="0"/>
                      <w:marTop w:val="0"/>
                      <w:marBottom w:val="0"/>
                      <w:divBdr>
                        <w:top w:val="none" w:sz="0" w:space="0" w:color="auto"/>
                        <w:left w:val="none" w:sz="0" w:space="0" w:color="auto"/>
                        <w:bottom w:val="none" w:sz="0" w:space="0" w:color="auto"/>
                        <w:right w:val="none" w:sz="0" w:space="0" w:color="auto"/>
                      </w:divBdr>
                    </w:div>
                    <w:div w:id="1652515868">
                      <w:marLeft w:val="0"/>
                      <w:marRight w:val="0"/>
                      <w:marTop w:val="0"/>
                      <w:marBottom w:val="0"/>
                      <w:divBdr>
                        <w:top w:val="none" w:sz="0" w:space="0" w:color="auto"/>
                        <w:left w:val="none" w:sz="0" w:space="0" w:color="auto"/>
                        <w:bottom w:val="none" w:sz="0" w:space="0" w:color="auto"/>
                        <w:right w:val="none" w:sz="0" w:space="0" w:color="auto"/>
                      </w:divBdr>
                    </w:div>
                    <w:div w:id="724186171">
                      <w:marLeft w:val="0"/>
                      <w:marRight w:val="0"/>
                      <w:marTop w:val="0"/>
                      <w:marBottom w:val="0"/>
                      <w:divBdr>
                        <w:top w:val="none" w:sz="0" w:space="0" w:color="auto"/>
                        <w:left w:val="none" w:sz="0" w:space="0" w:color="auto"/>
                        <w:bottom w:val="none" w:sz="0" w:space="0" w:color="auto"/>
                        <w:right w:val="none" w:sz="0" w:space="0" w:color="auto"/>
                      </w:divBdr>
                    </w:div>
                    <w:div w:id="1350371108">
                      <w:marLeft w:val="0"/>
                      <w:marRight w:val="0"/>
                      <w:marTop w:val="0"/>
                      <w:marBottom w:val="0"/>
                      <w:divBdr>
                        <w:top w:val="none" w:sz="0" w:space="0" w:color="auto"/>
                        <w:left w:val="none" w:sz="0" w:space="0" w:color="auto"/>
                        <w:bottom w:val="none" w:sz="0" w:space="0" w:color="auto"/>
                        <w:right w:val="none" w:sz="0" w:space="0" w:color="auto"/>
                      </w:divBdr>
                    </w:div>
                    <w:div w:id="1880704182">
                      <w:marLeft w:val="0"/>
                      <w:marRight w:val="0"/>
                      <w:marTop w:val="0"/>
                      <w:marBottom w:val="0"/>
                      <w:divBdr>
                        <w:top w:val="none" w:sz="0" w:space="0" w:color="auto"/>
                        <w:left w:val="none" w:sz="0" w:space="0" w:color="auto"/>
                        <w:bottom w:val="none" w:sz="0" w:space="0" w:color="auto"/>
                        <w:right w:val="none" w:sz="0" w:space="0" w:color="auto"/>
                      </w:divBdr>
                    </w:div>
                    <w:div w:id="589973209">
                      <w:marLeft w:val="0"/>
                      <w:marRight w:val="0"/>
                      <w:marTop w:val="0"/>
                      <w:marBottom w:val="0"/>
                      <w:divBdr>
                        <w:top w:val="none" w:sz="0" w:space="0" w:color="auto"/>
                        <w:left w:val="none" w:sz="0" w:space="0" w:color="auto"/>
                        <w:bottom w:val="none" w:sz="0" w:space="0" w:color="auto"/>
                        <w:right w:val="none" w:sz="0" w:space="0" w:color="auto"/>
                      </w:divBdr>
                    </w:div>
                    <w:div w:id="556404452">
                      <w:marLeft w:val="0"/>
                      <w:marRight w:val="0"/>
                      <w:marTop w:val="0"/>
                      <w:marBottom w:val="0"/>
                      <w:divBdr>
                        <w:top w:val="none" w:sz="0" w:space="0" w:color="auto"/>
                        <w:left w:val="none" w:sz="0" w:space="0" w:color="auto"/>
                        <w:bottom w:val="none" w:sz="0" w:space="0" w:color="auto"/>
                        <w:right w:val="none" w:sz="0" w:space="0" w:color="auto"/>
                      </w:divBdr>
                    </w:div>
                    <w:div w:id="1470128154">
                      <w:marLeft w:val="0"/>
                      <w:marRight w:val="0"/>
                      <w:marTop w:val="0"/>
                      <w:marBottom w:val="0"/>
                      <w:divBdr>
                        <w:top w:val="none" w:sz="0" w:space="0" w:color="auto"/>
                        <w:left w:val="none" w:sz="0" w:space="0" w:color="auto"/>
                        <w:bottom w:val="none" w:sz="0" w:space="0" w:color="auto"/>
                        <w:right w:val="none" w:sz="0" w:space="0" w:color="auto"/>
                      </w:divBdr>
                    </w:div>
                    <w:div w:id="19828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549505">
          <w:marLeft w:val="0"/>
          <w:marRight w:val="0"/>
          <w:marTop w:val="0"/>
          <w:marBottom w:val="0"/>
          <w:divBdr>
            <w:top w:val="none" w:sz="0" w:space="0" w:color="auto"/>
            <w:left w:val="none" w:sz="0" w:space="0" w:color="auto"/>
            <w:bottom w:val="none" w:sz="0" w:space="0" w:color="auto"/>
            <w:right w:val="none" w:sz="0" w:space="0" w:color="auto"/>
          </w:divBdr>
          <w:divsChild>
            <w:div w:id="1898084384">
              <w:marLeft w:val="0"/>
              <w:marRight w:val="0"/>
              <w:marTop w:val="0"/>
              <w:marBottom w:val="0"/>
              <w:divBdr>
                <w:top w:val="none" w:sz="0" w:space="0" w:color="auto"/>
                <w:left w:val="none" w:sz="0" w:space="0" w:color="auto"/>
                <w:bottom w:val="none" w:sz="0" w:space="0" w:color="auto"/>
                <w:right w:val="none" w:sz="0" w:space="0" w:color="auto"/>
              </w:divBdr>
              <w:divsChild>
                <w:div w:id="1415473372">
                  <w:marLeft w:val="0"/>
                  <w:marRight w:val="0"/>
                  <w:marTop w:val="0"/>
                  <w:marBottom w:val="0"/>
                  <w:divBdr>
                    <w:top w:val="none" w:sz="0" w:space="0" w:color="auto"/>
                    <w:left w:val="none" w:sz="0" w:space="0" w:color="auto"/>
                    <w:bottom w:val="none" w:sz="0" w:space="0" w:color="auto"/>
                    <w:right w:val="none" w:sz="0" w:space="0" w:color="auto"/>
                  </w:divBdr>
                  <w:divsChild>
                    <w:div w:id="42680499">
                      <w:marLeft w:val="0"/>
                      <w:marRight w:val="0"/>
                      <w:marTop w:val="0"/>
                      <w:marBottom w:val="0"/>
                      <w:divBdr>
                        <w:top w:val="none" w:sz="0" w:space="0" w:color="auto"/>
                        <w:left w:val="none" w:sz="0" w:space="0" w:color="auto"/>
                        <w:bottom w:val="none" w:sz="0" w:space="0" w:color="auto"/>
                        <w:right w:val="none" w:sz="0" w:space="0" w:color="auto"/>
                      </w:divBdr>
                    </w:div>
                    <w:div w:id="683438353">
                      <w:marLeft w:val="0"/>
                      <w:marRight w:val="0"/>
                      <w:marTop w:val="0"/>
                      <w:marBottom w:val="0"/>
                      <w:divBdr>
                        <w:top w:val="none" w:sz="0" w:space="0" w:color="auto"/>
                        <w:left w:val="none" w:sz="0" w:space="0" w:color="auto"/>
                        <w:bottom w:val="none" w:sz="0" w:space="0" w:color="auto"/>
                        <w:right w:val="none" w:sz="0" w:space="0" w:color="auto"/>
                      </w:divBdr>
                    </w:div>
                    <w:div w:id="858355372">
                      <w:marLeft w:val="0"/>
                      <w:marRight w:val="0"/>
                      <w:marTop w:val="0"/>
                      <w:marBottom w:val="0"/>
                      <w:divBdr>
                        <w:top w:val="none" w:sz="0" w:space="0" w:color="auto"/>
                        <w:left w:val="none" w:sz="0" w:space="0" w:color="auto"/>
                        <w:bottom w:val="none" w:sz="0" w:space="0" w:color="auto"/>
                        <w:right w:val="none" w:sz="0" w:space="0" w:color="auto"/>
                      </w:divBdr>
                    </w:div>
                    <w:div w:id="1170562211">
                      <w:marLeft w:val="0"/>
                      <w:marRight w:val="0"/>
                      <w:marTop w:val="0"/>
                      <w:marBottom w:val="0"/>
                      <w:divBdr>
                        <w:top w:val="none" w:sz="0" w:space="0" w:color="auto"/>
                        <w:left w:val="none" w:sz="0" w:space="0" w:color="auto"/>
                        <w:bottom w:val="none" w:sz="0" w:space="0" w:color="auto"/>
                        <w:right w:val="none" w:sz="0" w:space="0" w:color="auto"/>
                      </w:divBdr>
                    </w:div>
                    <w:div w:id="198516476">
                      <w:marLeft w:val="0"/>
                      <w:marRight w:val="0"/>
                      <w:marTop w:val="0"/>
                      <w:marBottom w:val="0"/>
                      <w:divBdr>
                        <w:top w:val="none" w:sz="0" w:space="0" w:color="auto"/>
                        <w:left w:val="none" w:sz="0" w:space="0" w:color="auto"/>
                        <w:bottom w:val="none" w:sz="0" w:space="0" w:color="auto"/>
                        <w:right w:val="none" w:sz="0" w:space="0" w:color="auto"/>
                      </w:divBdr>
                    </w:div>
                    <w:div w:id="931012056">
                      <w:marLeft w:val="0"/>
                      <w:marRight w:val="0"/>
                      <w:marTop w:val="0"/>
                      <w:marBottom w:val="0"/>
                      <w:divBdr>
                        <w:top w:val="none" w:sz="0" w:space="0" w:color="auto"/>
                        <w:left w:val="none" w:sz="0" w:space="0" w:color="auto"/>
                        <w:bottom w:val="none" w:sz="0" w:space="0" w:color="auto"/>
                        <w:right w:val="none" w:sz="0" w:space="0" w:color="auto"/>
                      </w:divBdr>
                    </w:div>
                    <w:div w:id="1862548572">
                      <w:marLeft w:val="0"/>
                      <w:marRight w:val="0"/>
                      <w:marTop w:val="0"/>
                      <w:marBottom w:val="0"/>
                      <w:divBdr>
                        <w:top w:val="none" w:sz="0" w:space="0" w:color="auto"/>
                        <w:left w:val="none" w:sz="0" w:space="0" w:color="auto"/>
                        <w:bottom w:val="none" w:sz="0" w:space="0" w:color="auto"/>
                        <w:right w:val="none" w:sz="0" w:space="0" w:color="auto"/>
                      </w:divBdr>
                    </w:div>
                    <w:div w:id="655256663">
                      <w:marLeft w:val="0"/>
                      <w:marRight w:val="0"/>
                      <w:marTop w:val="0"/>
                      <w:marBottom w:val="0"/>
                      <w:divBdr>
                        <w:top w:val="none" w:sz="0" w:space="0" w:color="auto"/>
                        <w:left w:val="none" w:sz="0" w:space="0" w:color="auto"/>
                        <w:bottom w:val="none" w:sz="0" w:space="0" w:color="auto"/>
                        <w:right w:val="none" w:sz="0" w:space="0" w:color="auto"/>
                      </w:divBdr>
                    </w:div>
                    <w:div w:id="2035690839">
                      <w:marLeft w:val="0"/>
                      <w:marRight w:val="0"/>
                      <w:marTop w:val="0"/>
                      <w:marBottom w:val="0"/>
                      <w:divBdr>
                        <w:top w:val="none" w:sz="0" w:space="0" w:color="auto"/>
                        <w:left w:val="none" w:sz="0" w:space="0" w:color="auto"/>
                        <w:bottom w:val="none" w:sz="0" w:space="0" w:color="auto"/>
                        <w:right w:val="none" w:sz="0" w:space="0" w:color="auto"/>
                      </w:divBdr>
                    </w:div>
                    <w:div w:id="65689553">
                      <w:marLeft w:val="0"/>
                      <w:marRight w:val="0"/>
                      <w:marTop w:val="0"/>
                      <w:marBottom w:val="0"/>
                      <w:divBdr>
                        <w:top w:val="none" w:sz="0" w:space="0" w:color="auto"/>
                        <w:left w:val="none" w:sz="0" w:space="0" w:color="auto"/>
                        <w:bottom w:val="none" w:sz="0" w:space="0" w:color="auto"/>
                        <w:right w:val="none" w:sz="0" w:space="0" w:color="auto"/>
                      </w:divBdr>
                    </w:div>
                    <w:div w:id="542064623">
                      <w:marLeft w:val="0"/>
                      <w:marRight w:val="0"/>
                      <w:marTop w:val="0"/>
                      <w:marBottom w:val="0"/>
                      <w:divBdr>
                        <w:top w:val="none" w:sz="0" w:space="0" w:color="auto"/>
                        <w:left w:val="none" w:sz="0" w:space="0" w:color="auto"/>
                        <w:bottom w:val="none" w:sz="0" w:space="0" w:color="auto"/>
                        <w:right w:val="none" w:sz="0" w:space="0" w:color="auto"/>
                      </w:divBdr>
                    </w:div>
                    <w:div w:id="1361978383">
                      <w:marLeft w:val="0"/>
                      <w:marRight w:val="0"/>
                      <w:marTop w:val="0"/>
                      <w:marBottom w:val="0"/>
                      <w:divBdr>
                        <w:top w:val="none" w:sz="0" w:space="0" w:color="auto"/>
                        <w:left w:val="none" w:sz="0" w:space="0" w:color="auto"/>
                        <w:bottom w:val="none" w:sz="0" w:space="0" w:color="auto"/>
                        <w:right w:val="none" w:sz="0" w:space="0" w:color="auto"/>
                      </w:divBdr>
                    </w:div>
                    <w:div w:id="1395541140">
                      <w:marLeft w:val="0"/>
                      <w:marRight w:val="0"/>
                      <w:marTop w:val="0"/>
                      <w:marBottom w:val="0"/>
                      <w:divBdr>
                        <w:top w:val="none" w:sz="0" w:space="0" w:color="auto"/>
                        <w:left w:val="none" w:sz="0" w:space="0" w:color="auto"/>
                        <w:bottom w:val="none" w:sz="0" w:space="0" w:color="auto"/>
                        <w:right w:val="none" w:sz="0" w:space="0" w:color="auto"/>
                      </w:divBdr>
                    </w:div>
                    <w:div w:id="31928891">
                      <w:marLeft w:val="0"/>
                      <w:marRight w:val="0"/>
                      <w:marTop w:val="0"/>
                      <w:marBottom w:val="0"/>
                      <w:divBdr>
                        <w:top w:val="none" w:sz="0" w:space="0" w:color="auto"/>
                        <w:left w:val="none" w:sz="0" w:space="0" w:color="auto"/>
                        <w:bottom w:val="none" w:sz="0" w:space="0" w:color="auto"/>
                        <w:right w:val="none" w:sz="0" w:space="0" w:color="auto"/>
                      </w:divBdr>
                    </w:div>
                    <w:div w:id="539318671">
                      <w:marLeft w:val="0"/>
                      <w:marRight w:val="0"/>
                      <w:marTop w:val="0"/>
                      <w:marBottom w:val="0"/>
                      <w:divBdr>
                        <w:top w:val="none" w:sz="0" w:space="0" w:color="auto"/>
                        <w:left w:val="none" w:sz="0" w:space="0" w:color="auto"/>
                        <w:bottom w:val="none" w:sz="0" w:space="0" w:color="auto"/>
                        <w:right w:val="none" w:sz="0" w:space="0" w:color="auto"/>
                      </w:divBdr>
                    </w:div>
                    <w:div w:id="1794057577">
                      <w:marLeft w:val="0"/>
                      <w:marRight w:val="0"/>
                      <w:marTop w:val="0"/>
                      <w:marBottom w:val="0"/>
                      <w:divBdr>
                        <w:top w:val="none" w:sz="0" w:space="0" w:color="auto"/>
                        <w:left w:val="none" w:sz="0" w:space="0" w:color="auto"/>
                        <w:bottom w:val="none" w:sz="0" w:space="0" w:color="auto"/>
                        <w:right w:val="none" w:sz="0" w:space="0" w:color="auto"/>
                      </w:divBdr>
                    </w:div>
                    <w:div w:id="1191142351">
                      <w:marLeft w:val="0"/>
                      <w:marRight w:val="0"/>
                      <w:marTop w:val="0"/>
                      <w:marBottom w:val="0"/>
                      <w:divBdr>
                        <w:top w:val="none" w:sz="0" w:space="0" w:color="auto"/>
                        <w:left w:val="none" w:sz="0" w:space="0" w:color="auto"/>
                        <w:bottom w:val="none" w:sz="0" w:space="0" w:color="auto"/>
                        <w:right w:val="none" w:sz="0" w:space="0" w:color="auto"/>
                      </w:divBdr>
                    </w:div>
                    <w:div w:id="466169760">
                      <w:marLeft w:val="0"/>
                      <w:marRight w:val="0"/>
                      <w:marTop w:val="0"/>
                      <w:marBottom w:val="0"/>
                      <w:divBdr>
                        <w:top w:val="none" w:sz="0" w:space="0" w:color="auto"/>
                        <w:left w:val="none" w:sz="0" w:space="0" w:color="auto"/>
                        <w:bottom w:val="none" w:sz="0" w:space="0" w:color="auto"/>
                        <w:right w:val="none" w:sz="0" w:space="0" w:color="auto"/>
                      </w:divBdr>
                    </w:div>
                    <w:div w:id="672532652">
                      <w:marLeft w:val="0"/>
                      <w:marRight w:val="0"/>
                      <w:marTop w:val="0"/>
                      <w:marBottom w:val="0"/>
                      <w:divBdr>
                        <w:top w:val="none" w:sz="0" w:space="0" w:color="auto"/>
                        <w:left w:val="none" w:sz="0" w:space="0" w:color="auto"/>
                        <w:bottom w:val="none" w:sz="0" w:space="0" w:color="auto"/>
                        <w:right w:val="none" w:sz="0" w:space="0" w:color="auto"/>
                      </w:divBdr>
                    </w:div>
                    <w:div w:id="1174298250">
                      <w:marLeft w:val="0"/>
                      <w:marRight w:val="0"/>
                      <w:marTop w:val="0"/>
                      <w:marBottom w:val="0"/>
                      <w:divBdr>
                        <w:top w:val="none" w:sz="0" w:space="0" w:color="auto"/>
                        <w:left w:val="none" w:sz="0" w:space="0" w:color="auto"/>
                        <w:bottom w:val="none" w:sz="0" w:space="0" w:color="auto"/>
                        <w:right w:val="none" w:sz="0" w:space="0" w:color="auto"/>
                      </w:divBdr>
                    </w:div>
                    <w:div w:id="1898279689">
                      <w:marLeft w:val="0"/>
                      <w:marRight w:val="0"/>
                      <w:marTop w:val="0"/>
                      <w:marBottom w:val="0"/>
                      <w:divBdr>
                        <w:top w:val="none" w:sz="0" w:space="0" w:color="auto"/>
                        <w:left w:val="none" w:sz="0" w:space="0" w:color="auto"/>
                        <w:bottom w:val="none" w:sz="0" w:space="0" w:color="auto"/>
                        <w:right w:val="none" w:sz="0" w:space="0" w:color="auto"/>
                      </w:divBdr>
                    </w:div>
                    <w:div w:id="1351949451">
                      <w:marLeft w:val="0"/>
                      <w:marRight w:val="0"/>
                      <w:marTop w:val="0"/>
                      <w:marBottom w:val="0"/>
                      <w:divBdr>
                        <w:top w:val="none" w:sz="0" w:space="0" w:color="auto"/>
                        <w:left w:val="none" w:sz="0" w:space="0" w:color="auto"/>
                        <w:bottom w:val="none" w:sz="0" w:space="0" w:color="auto"/>
                        <w:right w:val="none" w:sz="0" w:space="0" w:color="auto"/>
                      </w:divBdr>
                    </w:div>
                    <w:div w:id="268852654">
                      <w:marLeft w:val="0"/>
                      <w:marRight w:val="0"/>
                      <w:marTop w:val="0"/>
                      <w:marBottom w:val="0"/>
                      <w:divBdr>
                        <w:top w:val="none" w:sz="0" w:space="0" w:color="auto"/>
                        <w:left w:val="none" w:sz="0" w:space="0" w:color="auto"/>
                        <w:bottom w:val="none" w:sz="0" w:space="0" w:color="auto"/>
                        <w:right w:val="none" w:sz="0" w:space="0" w:color="auto"/>
                      </w:divBdr>
                    </w:div>
                    <w:div w:id="1913272447">
                      <w:marLeft w:val="0"/>
                      <w:marRight w:val="0"/>
                      <w:marTop w:val="0"/>
                      <w:marBottom w:val="0"/>
                      <w:divBdr>
                        <w:top w:val="none" w:sz="0" w:space="0" w:color="auto"/>
                        <w:left w:val="none" w:sz="0" w:space="0" w:color="auto"/>
                        <w:bottom w:val="none" w:sz="0" w:space="0" w:color="auto"/>
                        <w:right w:val="none" w:sz="0" w:space="0" w:color="auto"/>
                      </w:divBdr>
                    </w:div>
                    <w:div w:id="1946035592">
                      <w:marLeft w:val="0"/>
                      <w:marRight w:val="0"/>
                      <w:marTop w:val="0"/>
                      <w:marBottom w:val="0"/>
                      <w:divBdr>
                        <w:top w:val="none" w:sz="0" w:space="0" w:color="auto"/>
                        <w:left w:val="none" w:sz="0" w:space="0" w:color="auto"/>
                        <w:bottom w:val="none" w:sz="0" w:space="0" w:color="auto"/>
                        <w:right w:val="none" w:sz="0" w:space="0" w:color="auto"/>
                      </w:divBdr>
                    </w:div>
                    <w:div w:id="1895775098">
                      <w:marLeft w:val="0"/>
                      <w:marRight w:val="0"/>
                      <w:marTop w:val="0"/>
                      <w:marBottom w:val="0"/>
                      <w:divBdr>
                        <w:top w:val="none" w:sz="0" w:space="0" w:color="auto"/>
                        <w:left w:val="none" w:sz="0" w:space="0" w:color="auto"/>
                        <w:bottom w:val="none" w:sz="0" w:space="0" w:color="auto"/>
                        <w:right w:val="none" w:sz="0" w:space="0" w:color="auto"/>
                      </w:divBdr>
                    </w:div>
                    <w:div w:id="1549954269">
                      <w:marLeft w:val="0"/>
                      <w:marRight w:val="0"/>
                      <w:marTop w:val="0"/>
                      <w:marBottom w:val="0"/>
                      <w:divBdr>
                        <w:top w:val="none" w:sz="0" w:space="0" w:color="auto"/>
                        <w:left w:val="none" w:sz="0" w:space="0" w:color="auto"/>
                        <w:bottom w:val="none" w:sz="0" w:space="0" w:color="auto"/>
                        <w:right w:val="none" w:sz="0" w:space="0" w:color="auto"/>
                      </w:divBdr>
                    </w:div>
                    <w:div w:id="1934972704">
                      <w:marLeft w:val="0"/>
                      <w:marRight w:val="0"/>
                      <w:marTop w:val="0"/>
                      <w:marBottom w:val="0"/>
                      <w:divBdr>
                        <w:top w:val="none" w:sz="0" w:space="0" w:color="auto"/>
                        <w:left w:val="none" w:sz="0" w:space="0" w:color="auto"/>
                        <w:bottom w:val="none" w:sz="0" w:space="0" w:color="auto"/>
                        <w:right w:val="none" w:sz="0" w:space="0" w:color="auto"/>
                      </w:divBdr>
                    </w:div>
                    <w:div w:id="2027828408">
                      <w:marLeft w:val="0"/>
                      <w:marRight w:val="0"/>
                      <w:marTop w:val="0"/>
                      <w:marBottom w:val="0"/>
                      <w:divBdr>
                        <w:top w:val="none" w:sz="0" w:space="0" w:color="auto"/>
                        <w:left w:val="none" w:sz="0" w:space="0" w:color="auto"/>
                        <w:bottom w:val="none" w:sz="0" w:space="0" w:color="auto"/>
                        <w:right w:val="none" w:sz="0" w:space="0" w:color="auto"/>
                      </w:divBdr>
                    </w:div>
                    <w:div w:id="452746326">
                      <w:marLeft w:val="0"/>
                      <w:marRight w:val="0"/>
                      <w:marTop w:val="0"/>
                      <w:marBottom w:val="0"/>
                      <w:divBdr>
                        <w:top w:val="none" w:sz="0" w:space="0" w:color="auto"/>
                        <w:left w:val="none" w:sz="0" w:space="0" w:color="auto"/>
                        <w:bottom w:val="none" w:sz="0" w:space="0" w:color="auto"/>
                        <w:right w:val="none" w:sz="0" w:space="0" w:color="auto"/>
                      </w:divBdr>
                    </w:div>
                    <w:div w:id="82188008">
                      <w:marLeft w:val="0"/>
                      <w:marRight w:val="0"/>
                      <w:marTop w:val="0"/>
                      <w:marBottom w:val="0"/>
                      <w:divBdr>
                        <w:top w:val="none" w:sz="0" w:space="0" w:color="auto"/>
                        <w:left w:val="none" w:sz="0" w:space="0" w:color="auto"/>
                        <w:bottom w:val="none" w:sz="0" w:space="0" w:color="auto"/>
                        <w:right w:val="none" w:sz="0" w:space="0" w:color="auto"/>
                      </w:divBdr>
                    </w:div>
                    <w:div w:id="1485589563">
                      <w:marLeft w:val="0"/>
                      <w:marRight w:val="0"/>
                      <w:marTop w:val="0"/>
                      <w:marBottom w:val="0"/>
                      <w:divBdr>
                        <w:top w:val="none" w:sz="0" w:space="0" w:color="auto"/>
                        <w:left w:val="none" w:sz="0" w:space="0" w:color="auto"/>
                        <w:bottom w:val="none" w:sz="0" w:space="0" w:color="auto"/>
                        <w:right w:val="none" w:sz="0" w:space="0" w:color="auto"/>
                      </w:divBdr>
                    </w:div>
                    <w:div w:id="19866133">
                      <w:marLeft w:val="0"/>
                      <w:marRight w:val="0"/>
                      <w:marTop w:val="0"/>
                      <w:marBottom w:val="0"/>
                      <w:divBdr>
                        <w:top w:val="none" w:sz="0" w:space="0" w:color="auto"/>
                        <w:left w:val="none" w:sz="0" w:space="0" w:color="auto"/>
                        <w:bottom w:val="none" w:sz="0" w:space="0" w:color="auto"/>
                        <w:right w:val="none" w:sz="0" w:space="0" w:color="auto"/>
                      </w:divBdr>
                    </w:div>
                    <w:div w:id="115610898">
                      <w:marLeft w:val="0"/>
                      <w:marRight w:val="0"/>
                      <w:marTop w:val="0"/>
                      <w:marBottom w:val="0"/>
                      <w:divBdr>
                        <w:top w:val="none" w:sz="0" w:space="0" w:color="auto"/>
                        <w:left w:val="none" w:sz="0" w:space="0" w:color="auto"/>
                        <w:bottom w:val="none" w:sz="0" w:space="0" w:color="auto"/>
                        <w:right w:val="none" w:sz="0" w:space="0" w:color="auto"/>
                      </w:divBdr>
                    </w:div>
                    <w:div w:id="1891845111">
                      <w:marLeft w:val="0"/>
                      <w:marRight w:val="0"/>
                      <w:marTop w:val="0"/>
                      <w:marBottom w:val="0"/>
                      <w:divBdr>
                        <w:top w:val="none" w:sz="0" w:space="0" w:color="auto"/>
                        <w:left w:val="none" w:sz="0" w:space="0" w:color="auto"/>
                        <w:bottom w:val="none" w:sz="0" w:space="0" w:color="auto"/>
                        <w:right w:val="none" w:sz="0" w:space="0" w:color="auto"/>
                      </w:divBdr>
                    </w:div>
                    <w:div w:id="1904680006">
                      <w:marLeft w:val="0"/>
                      <w:marRight w:val="0"/>
                      <w:marTop w:val="0"/>
                      <w:marBottom w:val="0"/>
                      <w:divBdr>
                        <w:top w:val="none" w:sz="0" w:space="0" w:color="auto"/>
                        <w:left w:val="none" w:sz="0" w:space="0" w:color="auto"/>
                        <w:bottom w:val="none" w:sz="0" w:space="0" w:color="auto"/>
                        <w:right w:val="none" w:sz="0" w:space="0" w:color="auto"/>
                      </w:divBdr>
                    </w:div>
                    <w:div w:id="1244878287">
                      <w:marLeft w:val="0"/>
                      <w:marRight w:val="0"/>
                      <w:marTop w:val="0"/>
                      <w:marBottom w:val="0"/>
                      <w:divBdr>
                        <w:top w:val="none" w:sz="0" w:space="0" w:color="auto"/>
                        <w:left w:val="none" w:sz="0" w:space="0" w:color="auto"/>
                        <w:bottom w:val="none" w:sz="0" w:space="0" w:color="auto"/>
                        <w:right w:val="none" w:sz="0" w:space="0" w:color="auto"/>
                      </w:divBdr>
                    </w:div>
                    <w:div w:id="282150586">
                      <w:marLeft w:val="0"/>
                      <w:marRight w:val="0"/>
                      <w:marTop w:val="0"/>
                      <w:marBottom w:val="0"/>
                      <w:divBdr>
                        <w:top w:val="none" w:sz="0" w:space="0" w:color="auto"/>
                        <w:left w:val="none" w:sz="0" w:space="0" w:color="auto"/>
                        <w:bottom w:val="none" w:sz="0" w:space="0" w:color="auto"/>
                        <w:right w:val="none" w:sz="0" w:space="0" w:color="auto"/>
                      </w:divBdr>
                    </w:div>
                    <w:div w:id="1647662088">
                      <w:marLeft w:val="0"/>
                      <w:marRight w:val="0"/>
                      <w:marTop w:val="0"/>
                      <w:marBottom w:val="0"/>
                      <w:divBdr>
                        <w:top w:val="none" w:sz="0" w:space="0" w:color="auto"/>
                        <w:left w:val="none" w:sz="0" w:space="0" w:color="auto"/>
                        <w:bottom w:val="none" w:sz="0" w:space="0" w:color="auto"/>
                        <w:right w:val="none" w:sz="0" w:space="0" w:color="auto"/>
                      </w:divBdr>
                    </w:div>
                    <w:div w:id="1465001478">
                      <w:marLeft w:val="0"/>
                      <w:marRight w:val="0"/>
                      <w:marTop w:val="0"/>
                      <w:marBottom w:val="0"/>
                      <w:divBdr>
                        <w:top w:val="none" w:sz="0" w:space="0" w:color="auto"/>
                        <w:left w:val="none" w:sz="0" w:space="0" w:color="auto"/>
                        <w:bottom w:val="none" w:sz="0" w:space="0" w:color="auto"/>
                        <w:right w:val="none" w:sz="0" w:space="0" w:color="auto"/>
                      </w:divBdr>
                    </w:div>
                    <w:div w:id="913126654">
                      <w:marLeft w:val="0"/>
                      <w:marRight w:val="0"/>
                      <w:marTop w:val="0"/>
                      <w:marBottom w:val="0"/>
                      <w:divBdr>
                        <w:top w:val="none" w:sz="0" w:space="0" w:color="auto"/>
                        <w:left w:val="none" w:sz="0" w:space="0" w:color="auto"/>
                        <w:bottom w:val="none" w:sz="0" w:space="0" w:color="auto"/>
                        <w:right w:val="none" w:sz="0" w:space="0" w:color="auto"/>
                      </w:divBdr>
                    </w:div>
                    <w:div w:id="230047294">
                      <w:marLeft w:val="0"/>
                      <w:marRight w:val="0"/>
                      <w:marTop w:val="0"/>
                      <w:marBottom w:val="0"/>
                      <w:divBdr>
                        <w:top w:val="none" w:sz="0" w:space="0" w:color="auto"/>
                        <w:left w:val="none" w:sz="0" w:space="0" w:color="auto"/>
                        <w:bottom w:val="none" w:sz="0" w:space="0" w:color="auto"/>
                        <w:right w:val="none" w:sz="0" w:space="0" w:color="auto"/>
                      </w:divBdr>
                    </w:div>
                    <w:div w:id="1531840158">
                      <w:marLeft w:val="0"/>
                      <w:marRight w:val="0"/>
                      <w:marTop w:val="0"/>
                      <w:marBottom w:val="0"/>
                      <w:divBdr>
                        <w:top w:val="none" w:sz="0" w:space="0" w:color="auto"/>
                        <w:left w:val="none" w:sz="0" w:space="0" w:color="auto"/>
                        <w:bottom w:val="none" w:sz="0" w:space="0" w:color="auto"/>
                        <w:right w:val="none" w:sz="0" w:space="0" w:color="auto"/>
                      </w:divBdr>
                    </w:div>
                    <w:div w:id="1918591172">
                      <w:marLeft w:val="0"/>
                      <w:marRight w:val="0"/>
                      <w:marTop w:val="0"/>
                      <w:marBottom w:val="0"/>
                      <w:divBdr>
                        <w:top w:val="none" w:sz="0" w:space="0" w:color="auto"/>
                        <w:left w:val="none" w:sz="0" w:space="0" w:color="auto"/>
                        <w:bottom w:val="none" w:sz="0" w:space="0" w:color="auto"/>
                        <w:right w:val="none" w:sz="0" w:space="0" w:color="auto"/>
                      </w:divBdr>
                    </w:div>
                    <w:div w:id="1615136537">
                      <w:marLeft w:val="0"/>
                      <w:marRight w:val="0"/>
                      <w:marTop w:val="0"/>
                      <w:marBottom w:val="0"/>
                      <w:divBdr>
                        <w:top w:val="none" w:sz="0" w:space="0" w:color="auto"/>
                        <w:left w:val="none" w:sz="0" w:space="0" w:color="auto"/>
                        <w:bottom w:val="none" w:sz="0" w:space="0" w:color="auto"/>
                        <w:right w:val="none" w:sz="0" w:space="0" w:color="auto"/>
                      </w:divBdr>
                    </w:div>
                    <w:div w:id="1179583539">
                      <w:marLeft w:val="0"/>
                      <w:marRight w:val="0"/>
                      <w:marTop w:val="0"/>
                      <w:marBottom w:val="0"/>
                      <w:divBdr>
                        <w:top w:val="none" w:sz="0" w:space="0" w:color="auto"/>
                        <w:left w:val="none" w:sz="0" w:space="0" w:color="auto"/>
                        <w:bottom w:val="none" w:sz="0" w:space="0" w:color="auto"/>
                        <w:right w:val="none" w:sz="0" w:space="0" w:color="auto"/>
                      </w:divBdr>
                    </w:div>
                    <w:div w:id="577055455">
                      <w:marLeft w:val="0"/>
                      <w:marRight w:val="0"/>
                      <w:marTop w:val="0"/>
                      <w:marBottom w:val="0"/>
                      <w:divBdr>
                        <w:top w:val="none" w:sz="0" w:space="0" w:color="auto"/>
                        <w:left w:val="none" w:sz="0" w:space="0" w:color="auto"/>
                        <w:bottom w:val="none" w:sz="0" w:space="0" w:color="auto"/>
                        <w:right w:val="none" w:sz="0" w:space="0" w:color="auto"/>
                      </w:divBdr>
                    </w:div>
                    <w:div w:id="1148279044">
                      <w:marLeft w:val="0"/>
                      <w:marRight w:val="0"/>
                      <w:marTop w:val="0"/>
                      <w:marBottom w:val="0"/>
                      <w:divBdr>
                        <w:top w:val="none" w:sz="0" w:space="0" w:color="auto"/>
                        <w:left w:val="none" w:sz="0" w:space="0" w:color="auto"/>
                        <w:bottom w:val="none" w:sz="0" w:space="0" w:color="auto"/>
                        <w:right w:val="none" w:sz="0" w:space="0" w:color="auto"/>
                      </w:divBdr>
                    </w:div>
                    <w:div w:id="577449529">
                      <w:marLeft w:val="0"/>
                      <w:marRight w:val="0"/>
                      <w:marTop w:val="0"/>
                      <w:marBottom w:val="0"/>
                      <w:divBdr>
                        <w:top w:val="none" w:sz="0" w:space="0" w:color="auto"/>
                        <w:left w:val="none" w:sz="0" w:space="0" w:color="auto"/>
                        <w:bottom w:val="none" w:sz="0" w:space="0" w:color="auto"/>
                        <w:right w:val="none" w:sz="0" w:space="0" w:color="auto"/>
                      </w:divBdr>
                    </w:div>
                    <w:div w:id="1566183445">
                      <w:marLeft w:val="0"/>
                      <w:marRight w:val="0"/>
                      <w:marTop w:val="0"/>
                      <w:marBottom w:val="0"/>
                      <w:divBdr>
                        <w:top w:val="none" w:sz="0" w:space="0" w:color="auto"/>
                        <w:left w:val="none" w:sz="0" w:space="0" w:color="auto"/>
                        <w:bottom w:val="none" w:sz="0" w:space="0" w:color="auto"/>
                        <w:right w:val="none" w:sz="0" w:space="0" w:color="auto"/>
                      </w:divBdr>
                    </w:div>
                    <w:div w:id="297297804">
                      <w:marLeft w:val="0"/>
                      <w:marRight w:val="0"/>
                      <w:marTop w:val="0"/>
                      <w:marBottom w:val="0"/>
                      <w:divBdr>
                        <w:top w:val="none" w:sz="0" w:space="0" w:color="auto"/>
                        <w:left w:val="none" w:sz="0" w:space="0" w:color="auto"/>
                        <w:bottom w:val="none" w:sz="0" w:space="0" w:color="auto"/>
                        <w:right w:val="none" w:sz="0" w:space="0" w:color="auto"/>
                      </w:divBdr>
                    </w:div>
                    <w:div w:id="291251357">
                      <w:marLeft w:val="0"/>
                      <w:marRight w:val="0"/>
                      <w:marTop w:val="0"/>
                      <w:marBottom w:val="0"/>
                      <w:divBdr>
                        <w:top w:val="none" w:sz="0" w:space="0" w:color="auto"/>
                        <w:left w:val="none" w:sz="0" w:space="0" w:color="auto"/>
                        <w:bottom w:val="none" w:sz="0" w:space="0" w:color="auto"/>
                        <w:right w:val="none" w:sz="0" w:space="0" w:color="auto"/>
                      </w:divBdr>
                    </w:div>
                    <w:div w:id="801532192">
                      <w:marLeft w:val="0"/>
                      <w:marRight w:val="0"/>
                      <w:marTop w:val="0"/>
                      <w:marBottom w:val="0"/>
                      <w:divBdr>
                        <w:top w:val="none" w:sz="0" w:space="0" w:color="auto"/>
                        <w:left w:val="none" w:sz="0" w:space="0" w:color="auto"/>
                        <w:bottom w:val="none" w:sz="0" w:space="0" w:color="auto"/>
                        <w:right w:val="none" w:sz="0" w:space="0" w:color="auto"/>
                      </w:divBdr>
                    </w:div>
                    <w:div w:id="285964809">
                      <w:marLeft w:val="0"/>
                      <w:marRight w:val="0"/>
                      <w:marTop w:val="0"/>
                      <w:marBottom w:val="0"/>
                      <w:divBdr>
                        <w:top w:val="none" w:sz="0" w:space="0" w:color="auto"/>
                        <w:left w:val="none" w:sz="0" w:space="0" w:color="auto"/>
                        <w:bottom w:val="none" w:sz="0" w:space="0" w:color="auto"/>
                        <w:right w:val="none" w:sz="0" w:space="0" w:color="auto"/>
                      </w:divBdr>
                    </w:div>
                    <w:div w:id="1376586938">
                      <w:marLeft w:val="0"/>
                      <w:marRight w:val="0"/>
                      <w:marTop w:val="0"/>
                      <w:marBottom w:val="0"/>
                      <w:divBdr>
                        <w:top w:val="none" w:sz="0" w:space="0" w:color="auto"/>
                        <w:left w:val="none" w:sz="0" w:space="0" w:color="auto"/>
                        <w:bottom w:val="none" w:sz="0" w:space="0" w:color="auto"/>
                        <w:right w:val="none" w:sz="0" w:space="0" w:color="auto"/>
                      </w:divBdr>
                    </w:div>
                    <w:div w:id="1174490335">
                      <w:marLeft w:val="0"/>
                      <w:marRight w:val="0"/>
                      <w:marTop w:val="0"/>
                      <w:marBottom w:val="0"/>
                      <w:divBdr>
                        <w:top w:val="none" w:sz="0" w:space="0" w:color="auto"/>
                        <w:left w:val="none" w:sz="0" w:space="0" w:color="auto"/>
                        <w:bottom w:val="none" w:sz="0" w:space="0" w:color="auto"/>
                        <w:right w:val="none" w:sz="0" w:space="0" w:color="auto"/>
                      </w:divBdr>
                    </w:div>
                    <w:div w:id="762341303">
                      <w:marLeft w:val="0"/>
                      <w:marRight w:val="0"/>
                      <w:marTop w:val="0"/>
                      <w:marBottom w:val="0"/>
                      <w:divBdr>
                        <w:top w:val="none" w:sz="0" w:space="0" w:color="auto"/>
                        <w:left w:val="none" w:sz="0" w:space="0" w:color="auto"/>
                        <w:bottom w:val="none" w:sz="0" w:space="0" w:color="auto"/>
                        <w:right w:val="none" w:sz="0" w:space="0" w:color="auto"/>
                      </w:divBdr>
                    </w:div>
                    <w:div w:id="1893081447">
                      <w:marLeft w:val="0"/>
                      <w:marRight w:val="0"/>
                      <w:marTop w:val="0"/>
                      <w:marBottom w:val="0"/>
                      <w:divBdr>
                        <w:top w:val="none" w:sz="0" w:space="0" w:color="auto"/>
                        <w:left w:val="none" w:sz="0" w:space="0" w:color="auto"/>
                        <w:bottom w:val="none" w:sz="0" w:space="0" w:color="auto"/>
                        <w:right w:val="none" w:sz="0" w:space="0" w:color="auto"/>
                      </w:divBdr>
                    </w:div>
                    <w:div w:id="2100910403">
                      <w:marLeft w:val="0"/>
                      <w:marRight w:val="0"/>
                      <w:marTop w:val="0"/>
                      <w:marBottom w:val="0"/>
                      <w:divBdr>
                        <w:top w:val="none" w:sz="0" w:space="0" w:color="auto"/>
                        <w:left w:val="none" w:sz="0" w:space="0" w:color="auto"/>
                        <w:bottom w:val="none" w:sz="0" w:space="0" w:color="auto"/>
                        <w:right w:val="none" w:sz="0" w:space="0" w:color="auto"/>
                      </w:divBdr>
                    </w:div>
                    <w:div w:id="96755973">
                      <w:marLeft w:val="0"/>
                      <w:marRight w:val="0"/>
                      <w:marTop w:val="0"/>
                      <w:marBottom w:val="0"/>
                      <w:divBdr>
                        <w:top w:val="none" w:sz="0" w:space="0" w:color="auto"/>
                        <w:left w:val="none" w:sz="0" w:space="0" w:color="auto"/>
                        <w:bottom w:val="none" w:sz="0" w:space="0" w:color="auto"/>
                        <w:right w:val="none" w:sz="0" w:space="0" w:color="auto"/>
                      </w:divBdr>
                    </w:div>
                    <w:div w:id="423109871">
                      <w:marLeft w:val="0"/>
                      <w:marRight w:val="0"/>
                      <w:marTop w:val="0"/>
                      <w:marBottom w:val="0"/>
                      <w:divBdr>
                        <w:top w:val="none" w:sz="0" w:space="0" w:color="auto"/>
                        <w:left w:val="none" w:sz="0" w:space="0" w:color="auto"/>
                        <w:bottom w:val="none" w:sz="0" w:space="0" w:color="auto"/>
                        <w:right w:val="none" w:sz="0" w:space="0" w:color="auto"/>
                      </w:divBdr>
                    </w:div>
                    <w:div w:id="2096632945">
                      <w:marLeft w:val="0"/>
                      <w:marRight w:val="0"/>
                      <w:marTop w:val="0"/>
                      <w:marBottom w:val="0"/>
                      <w:divBdr>
                        <w:top w:val="none" w:sz="0" w:space="0" w:color="auto"/>
                        <w:left w:val="none" w:sz="0" w:space="0" w:color="auto"/>
                        <w:bottom w:val="none" w:sz="0" w:space="0" w:color="auto"/>
                        <w:right w:val="none" w:sz="0" w:space="0" w:color="auto"/>
                      </w:divBdr>
                    </w:div>
                    <w:div w:id="1133718008">
                      <w:marLeft w:val="0"/>
                      <w:marRight w:val="0"/>
                      <w:marTop w:val="0"/>
                      <w:marBottom w:val="0"/>
                      <w:divBdr>
                        <w:top w:val="none" w:sz="0" w:space="0" w:color="auto"/>
                        <w:left w:val="none" w:sz="0" w:space="0" w:color="auto"/>
                        <w:bottom w:val="none" w:sz="0" w:space="0" w:color="auto"/>
                        <w:right w:val="none" w:sz="0" w:space="0" w:color="auto"/>
                      </w:divBdr>
                    </w:div>
                    <w:div w:id="377244485">
                      <w:marLeft w:val="0"/>
                      <w:marRight w:val="0"/>
                      <w:marTop w:val="0"/>
                      <w:marBottom w:val="0"/>
                      <w:divBdr>
                        <w:top w:val="none" w:sz="0" w:space="0" w:color="auto"/>
                        <w:left w:val="none" w:sz="0" w:space="0" w:color="auto"/>
                        <w:bottom w:val="none" w:sz="0" w:space="0" w:color="auto"/>
                        <w:right w:val="none" w:sz="0" w:space="0" w:color="auto"/>
                      </w:divBdr>
                    </w:div>
                    <w:div w:id="1136024420">
                      <w:marLeft w:val="0"/>
                      <w:marRight w:val="0"/>
                      <w:marTop w:val="0"/>
                      <w:marBottom w:val="0"/>
                      <w:divBdr>
                        <w:top w:val="none" w:sz="0" w:space="0" w:color="auto"/>
                        <w:left w:val="none" w:sz="0" w:space="0" w:color="auto"/>
                        <w:bottom w:val="none" w:sz="0" w:space="0" w:color="auto"/>
                        <w:right w:val="none" w:sz="0" w:space="0" w:color="auto"/>
                      </w:divBdr>
                    </w:div>
                    <w:div w:id="8308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758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amzn.to/1lQDbGW" TargetMode="External"/><Relationship Id="rId55" Type="http://schemas.openxmlformats.org/officeDocument/2006/relationships/hyperlink" Target="https://en.wikipedia.org/wiki/Java_5" TargetMode="External"/><Relationship Id="rId63" Type="http://schemas.openxmlformats.org/officeDocument/2006/relationships/hyperlink" Target="https://en.wikipedia.org/wiki/Galileo_Galilei" TargetMode="External"/><Relationship Id="rId68" Type="http://schemas.openxmlformats.org/officeDocument/2006/relationships/hyperlink" Target="https://en.wikipedia.org/wiki/Eclipse_(software)" TargetMode="External"/><Relationship Id="rId76" Type="http://schemas.openxmlformats.org/officeDocument/2006/relationships/hyperlink" Target="https://en.wikipedia.org/wiki/Eclipse_(software)" TargetMode="External"/><Relationship Id="rId84" Type="http://schemas.openxmlformats.org/officeDocument/2006/relationships/hyperlink" Target="https://en.wikipedia.org/wiki/Eclipse_(software)" TargetMode="External"/><Relationship Id="rId89" Type="http://schemas.openxmlformats.org/officeDocument/2006/relationships/hyperlink" Target="https://en.wikipedia.org/wiki/Software_versioning" TargetMode="External"/><Relationship Id="rId97" Type="http://schemas.openxmlformats.org/officeDocument/2006/relationships/image" Target="media/image44.png"/><Relationship Id="rId7" Type="http://schemas.openxmlformats.org/officeDocument/2006/relationships/hyperlink" Target="https://cdncontribute.geeksforgeeks.org/wp-content/uploads/Associatn.png" TargetMode="External"/><Relationship Id="rId71" Type="http://schemas.openxmlformats.org/officeDocument/2006/relationships/hyperlink" Target="https://en.wikipedia.org/wiki/Juno_(mythology)" TargetMode="External"/><Relationship Id="rId92"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geeksforgeeks.org/cdncontribute.geeksforgeeks.org/wp-content/uploads/Reference.pn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xamples.javacodegeeks.com/core-java/java-autocloseable-interface-example/"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en.wikipedia.org/wiki/N/a" TargetMode="External"/><Relationship Id="rId58" Type="http://schemas.openxmlformats.org/officeDocument/2006/relationships/hyperlink" Target="https://en.wikipedia.org/wiki/Eclipse_(software)" TargetMode="External"/><Relationship Id="rId66" Type="http://schemas.openxmlformats.org/officeDocument/2006/relationships/hyperlink" Target="https://en.wikipedia.org/wiki/Eclipse_(software)" TargetMode="External"/><Relationship Id="rId74" Type="http://schemas.openxmlformats.org/officeDocument/2006/relationships/hyperlink" Target="https://en.wikipedia.org/wiki/Eclipse_(software)" TargetMode="External"/><Relationship Id="rId79" Type="http://schemas.openxmlformats.org/officeDocument/2006/relationships/hyperlink" Target="https://en.wikipedia.org/wiki/Java_8" TargetMode="External"/><Relationship Id="rId87" Type="http://schemas.openxmlformats.org/officeDocument/2006/relationships/hyperlink" Target="https://en.wikipedia.org/wiki/Photon" TargetMode="External"/><Relationship Id="rId5" Type="http://schemas.openxmlformats.org/officeDocument/2006/relationships/webSettings" Target="webSettings.xml"/><Relationship Id="rId61" Type="http://schemas.openxmlformats.org/officeDocument/2006/relationships/hyperlink" Target="https://en.wikipedia.org/wiki/Ganymede_(moon)" TargetMode="External"/><Relationship Id="rId82" Type="http://schemas.openxmlformats.org/officeDocument/2006/relationships/hyperlink" Target="https://en.wikipedia.org/wiki/Eclipse_(software)" TargetMode="External"/><Relationship Id="rId90" Type="http://schemas.openxmlformats.org/officeDocument/2006/relationships/hyperlink" Target="https://en.wikipedia.org/wiki/Revision_control" TargetMode="External"/><Relationship Id="rId95" Type="http://schemas.openxmlformats.org/officeDocument/2006/relationships/image" Target="media/image4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docs.oracle.com/javase/8/docs/api/java/lang/AutoCloseable.html"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en.wikipedia.org/wiki/Eclipse_(software)" TargetMode="External"/><Relationship Id="rId64" Type="http://schemas.openxmlformats.org/officeDocument/2006/relationships/hyperlink" Target="https://en.wikipedia.org/wiki/Eclipse_(software)" TargetMode="External"/><Relationship Id="rId69" Type="http://schemas.openxmlformats.org/officeDocument/2006/relationships/hyperlink" Target="https://en.wikipedia.org/wiki/Java_7" TargetMode="External"/><Relationship Id="rId77" Type="http://schemas.openxmlformats.org/officeDocument/2006/relationships/hyperlink" Target="https://en.wikipedia.org/wiki/Moon"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en.wikipedia.org/wiki/Eclipse_(software)" TargetMode="External"/><Relationship Id="rId80" Type="http://schemas.openxmlformats.org/officeDocument/2006/relationships/hyperlink" Target="https://en.wikipedia.org/wiki/Eclipse_(software)" TargetMode="External"/><Relationship Id="rId85" Type="http://schemas.openxmlformats.org/officeDocument/2006/relationships/hyperlink" Target="https://en.wikipedia.org/wiki/Oxygen" TargetMode="External"/><Relationship Id="rId93" Type="http://schemas.openxmlformats.org/officeDocument/2006/relationships/image" Target="media/image40.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xamples.javacodegeeks.com/core-java/java-autocloseable-interface-example/" TargetMode="External"/><Relationship Id="rId46" Type="http://schemas.openxmlformats.org/officeDocument/2006/relationships/image" Target="media/image33.png"/><Relationship Id="rId59" Type="http://schemas.openxmlformats.org/officeDocument/2006/relationships/hyperlink" Target="https://en.wikipedia.org/wiki/Europa_(moon)" TargetMode="External"/><Relationship Id="rId67" Type="http://schemas.openxmlformats.org/officeDocument/2006/relationships/hyperlink" Target="https://en.wikipedia.org/wiki/Indigo" TargetMode="Externa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hyperlink" Target="https://en.wikipedia.org/wiki/Eclipse_(software)" TargetMode="External"/><Relationship Id="rId62" Type="http://schemas.openxmlformats.org/officeDocument/2006/relationships/hyperlink" Target="https://en.wikipedia.org/wiki/Eclipse_(software)" TargetMode="External"/><Relationship Id="rId70" Type="http://schemas.openxmlformats.org/officeDocument/2006/relationships/hyperlink" Target="https://en.wikipedia.org/wiki/Eclipse_(software)" TargetMode="External"/><Relationship Id="rId75" Type="http://schemas.openxmlformats.org/officeDocument/2006/relationships/hyperlink" Target="https://en.wikipedia.org/wiki/Johannes_Kepler" TargetMode="External"/><Relationship Id="rId83" Type="http://schemas.openxmlformats.org/officeDocument/2006/relationships/hyperlink" Target="https://en.wikipedia.org/wiki/Neon" TargetMode="External"/><Relationship Id="rId88" Type="http://schemas.openxmlformats.org/officeDocument/2006/relationships/hyperlink" Target="https://en.wikipedia.org/wiki/Eclipse_(software)" TargetMode="External"/><Relationship Id="rId91" Type="http://schemas.openxmlformats.org/officeDocument/2006/relationships/hyperlink" Target="https://en.wikipedia.org/wiki/Concurrent_Versions_System" TargetMode="External"/><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hyperlink" Target="https://www.geeksforgeeks.org/easy/"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hyperlink" Target="https://en.wikipedia.org/wiki/Callisto_(moon)"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s://en.wikipedia.org/wiki/Eclipse_(software)" TargetMode="External"/><Relationship Id="rId65" Type="http://schemas.openxmlformats.org/officeDocument/2006/relationships/hyperlink" Target="https://en.wikipedia.org/wiki/Helios" TargetMode="External"/><Relationship Id="rId73" Type="http://schemas.openxmlformats.org/officeDocument/2006/relationships/hyperlink" Target="https://en.wikipedia.org/wiki/Eclipse_(software)" TargetMode="External"/><Relationship Id="rId78" Type="http://schemas.openxmlformats.org/officeDocument/2006/relationships/hyperlink" Target="https://en.wikipedia.org/wiki/Eclipse_(software)" TargetMode="External"/><Relationship Id="rId81" Type="http://schemas.openxmlformats.org/officeDocument/2006/relationships/hyperlink" Target="https://en.wikipedia.org/wiki/Mars" TargetMode="External"/><Relationship Id="rId86" Type="http://schemas.openxmlformats.org/officeDocument/2006/relationships/hyperlink" Target="https://en.wikipedia.org/wiki/Eclipse_(software)" TargetMode="External"/><Relationship Id="rId94" Type="http://schemas.openxmlformats.org/officeDocument/2006/relationships/image" Target="media/image41.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dncontribute.geeksforgeeks.org/wp-content/uploads/Aggre.pn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examples.javacodegeeks.com/core-java/java-autocloseable-interface-ex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33A4E-B4CE-4E43-A534-41852F71E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44</Pages>
  <Words>4245</Words>
  <Characters>24201</Characters>
  <Application>Microsoft Office Word</Application>
  <DocSecurity>0</DocSecurity>
  <Lines>201</Lines>
  <Paragraphs>56</Paragraphs>
  <ScaleCrop>false</ScaleCrop>
  <Company/>
  <LinksUpToDate>false</LinksUpToDate>
  <CharactersWithSpaces>28390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RJ</dc:creator>
  <cp:keywords/>
  <dc:description/>
  <cp:lastModifiedBy>RJ</cp:lastModifiedBy>
  <cp:revision>110</cp:revision>
  <dcterms:created xsi:type="dcterms:W3CDTF">2018-02-11T18:20:00Z</dcterms:created>
  <dcterms:modified xsi:type="dcterms:W3CDTF">2018-05-15T01:13:00Z</dcterms:modified>
</cp:coreProperties>
</file>